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EDE44E0" w:rsidR="00B0118C" w:rsidRDefault="00360636" w:rsidP="007C6216">
      <w:pPr>
        <w:pStyle w:val="DocumentTitle"/>
        <w:spacing w:line="240" w:lineRule="auto"/>
      </w:pPr>
      <w:r>
        <w:t>Ansible Tower</w:t>
      </w:r>
      <w:r w:rsidR="00F12F43">
        <w:t xml:space="preserve"> on the AWS Cloud</w:t>
      </w:r>
    </w:p>
    <w:p w14:paraId="19DF6B2A" w14:textId="72FFC107" w:rsidR="008A3591" w:rsidRPr="005262D4" w:rsidRDefault="003612CA" w:rsidP="003612CA">
      <w:pPr>
        <w:pStyle w:val="DocumentSubtitle"/>
      </w:pPr>
      <w:r>
        <w:t>Quick Start Reference Deployment</w:t>
      </w:r>
    </w:p>
    <w:p w14:paraId="40A8A860" w14:textId="5EC82F7D" w:rsidR="00D43BC4" w:rsidRPr="00D43BC4" w:rsidRDefault="00360636" w:rsidP="003612CA">
      <w:pPr>
        <w:pStyle w:val="Byline"/>
      </w:pPr>
      <w:r>
        <w:t>Tony Vattathil</w:t>
      </w:r>
      <w:ins w:id="0" w:author="Selamoglu, Handan" w:date="2016-04-11T10:07:00Z">
        <w:r w:rsidR="009144C6">
          <w:br/>
          <w:t>AWS Quick Start Reference Team</w:t>
        </w:r>
      </w:ins>
    </w:p>
    <w:p w14:paraId="4613CAF1" w14:textId="606556D6" w:rsidR="004B3AE8" w:rsidRDefault="00360636" w:rsidP="004B3AE8">
      <w:pPr>
        <w:pStyle w:val="Date"/>
        <w:rPr>
          <w:i w:val="0"/>
        </w:rPr>
      </w:pPr>
      <w:r>
        <w:t>April</w:t>
      </w:r>
      <w:r w:rsidR="00B0118C">
        <w:t xml:space="preserve"> </w:t>
      </w:r>
      <w:r w:rsidR="00B0118C" w:rsidRPr="00191EA4">
        <w:rPr>
          <w:i w:val="0"/>
        </w:rPr>
        <w:t>201</w:t>
      </w:r>
      <w:r w:rsidR="00D25AED">
        <w:rPr>
          <w:i w:val="0"/>
        </w:rPr>
        <w:t>6</w:t>
      </w:r>
    </w:p>
    <w:p w14:paraId="613877BE" w14:textId="0DFAE853" w:rsidR="00D25AED" w:rsidRPr="004D7FEF" w:rsidRDefault="00D25AED" w:rsidP="00D25AED">
      <w:pPr>
        <w:pStyle w:val="Alert"/>
        <w:pBdr>
          <w:top w:val="single" w:sz="4" w:space="6" w:color="BFBFBF" w:themeColor="background1" w:themeShade="BF"/>
          <w:bottom w:val="single" w:sz="4" w:space="8" w:color="BFBFBF" w:themeColor="background1" w:themeShade="BF"/>
        </w:pBdr>
        <w:ind w:left="1008" w:right="1008"/>
        <w:jc w:val="center"/>
        <w:rPr>
          <w:sz w:val="22"/>
          <w:szCs w:val="22"/>
        </w:rPr>
      </w:pPr>
      <w:r w:rsidRPr="004D7FEF">
        <w:rPr>
          <w:sz w:val="22"/>
          <w:szCs w:val="22"/>
        </w:rPr>
        <w:t xml:space="preserve">This guide is also available in HTML format at </w:t>
      </w:r>
      <w:r w:rsidR="00360636">
        <w:rPr>
          <w:sz w:val="22"/>
          <w:szCs w:val="22"/>
        </w:rPr>
        <w:t>http://</w:t>
      </w:r>
      <w:r w:rsidRPr="00360636">
        <w:rPr>
          <w:sz w:val="22"/>
          <w:szCs w:val="22"/>
        </w:rPr>
        <w:t>aws.amazo</w:t>
      </w:r>
      <w:r w:rsidR="00360636">
        <w:rPr>
          <w:sz w:val="22"/>
          <w:szCs w:val="22"/>
        </w:rPr>
        <w:t>n.com/quickstart/</w:t>
      </w:r>
      <w:ins w:id="1" w:author="Selamoglu, Handan" w:date="2016-04-11T10:07:00Z">
        <w:r w:rsidR="009144C6">
          <w:rPr>
            <w:sz w:val="22"/>
            <w:szCs w:val="22"/>
          </w:rPr>
          <w:t>ansible-tower</w:t>
        </w:r>
      </w:ins>
      <w:r w:rsidR="009144C6">
        <w:rPr>
          <w:sz w:val="22"/>
          <w:szCs w:val="22"/>
        </w:rPr>
        <w:t>/</w:t>
      </w:r>
      <w:ins w:id="2" w:author="Selamoglu, Handan" w:date="2016-04-11T10:09:00Z">
        <w:r w:rsidR="009144C6">
          <w:rPr>
            <w:sz w:val="22"/>
            <w:szCs w:val="22"/>
          </w:rPr>
          <w:t>.</w:t>
        </w:r>
      </w:ins>
    </w:p>
    <w:p w14:paraId="02A9C9E6" w14:textId="77777777" w:rsidR="00D25AED" w:rsidRPr="00D25AED" w:rsidRDefault="00D25AED" w:rsidP="00D25AED"/>
    <w:p w14:paraId="459059D5" w14:textId="06927C6C" w:rsidR="004F2942" w:rsidRDefault="004F2942" w:rsidP="00961226">
      <w:pPr>
        <w:pStyle w:val="Picture"/>
        <w:keepNext w:val="0"/>
        <w:keepLines w:val="0"/>
        <w:widowControl w:val="0"/>
      </w:pPr>
    </w:p>
    <w:p w14:paraId="459059DE" w14:textId="3CBBEF89" w:rsidR="004F2942" w:rsidRDefault="00DE4DE8" w:rsidP="008A3591">
      <w:pPr>
        <w:pStyle w:val="TitlePagenote"/>
      </w:pPr>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kern w:val="0"/>
          <w:sz w:val="24"/>
        </w:rPr>
      </w:sdtEndPr>
      <w:sdtContent>
        <w:p w14:paraId="52D826BC" w14:textId="3493E9AD" w:rsidR="0028103D" w:rsidRDefault="0028103D">
          <w:pPr>
            <w:pStyle w:val="TOCHeading"/>
          </w:pPr>
          <w:r>
            <w:t>Contents</w:t>
          </w:r>
        </w:p>
        <w:p w14:paraId="7942811F" w14:textId="77777777" w:rsidR="0041668B" w:rsidRDefault="0028103D">
          <w:pPr>
            <w:pStyle w:val="TOC1"/>
            <w:rPr>
              <w:rFonts w:asciiTheme="minorHAnsi" w:eastAsiaTheme="minorEastAsia" w:hAnsiTheme="minorHAnsi" w:cstheme="minorBidi"/>
              <w:color w:val="auto"/>
              <w:sz w:val="22"/>
            </w:rPr>
          </w:pPr>
          <w:r>
            <w:rPr>
              <w:noProof w:val="0"/>
            </w:rPr>
            <w:fldChar w:fldCharType="begin"/>
          </w:r>
          <w:r>
            <w:instrText xml:space="preserve"> TOC \o "1-3" \h \z \u </w:instrText>
          </w:r>
          <w:r w:rsidR="00FF15AE">
            <w:instrText>\f</w:instrText>
          </w:r>
          <w:r>
            <w:rPr>
              <w:noProof w:val="0"/>
            </w:rPr>
            <w:fldChar w:fldCharType="separate"/>
          </w:r>
          <w:hyperlink w:anchor="_Toc448217033" w:history="1">
            <w:r w:rsidR="0041668B" w:rsidRPr="001D6E52">
              <w:rPr>
                <w:rStyle w:val="Hyperlink"/>
              </w:rPr>
              <w:t>Overview</w:t>
            </w:r>
            <w:r w:rsidR="0041668B">
              <w:rPr>
                <w:webHidden/>
              </w:rPr>
              <w:tab/>
            </w:r>
            <w:r w:rsidR="0041668B">
              <w:rPr>
                <w:webHidden/>
              </w:rPr>
              <w:fldChar w:fldCharType="begin"/>
            </w:r>
            <w:r w:rsidR="0041668B">
              <w:rPr>
                <w:webHidden/>
              </w:rPr>
              <w:instrText xml:space="preserve"> PAGEREF _Toc448217033 \h </w:instrText>
            </w:r>
            <w:r w:rsidR="0041668B">
              <w:rPr>
                <w:webHidden/>
              </w:rPr>
            </w:r>
            <w:r w:rsidR="0041668B">
              <w:rPr>
                <w:webHidden/>
              </w:rPr>
              <w:fldChar w:fldCharType="separate"/>
            </w:r>
            <w:r w:rsidR="0041668B">
              <w:rPr>
                <w:webHidden/>
              </w:rPr>
              <w:t>3</w:t>
            </w:r>
            <w:r w:rsidR="0041668B">
              <w:rPr>
                <w:webHidden/>
              </w:rPr>
              <w:fldChar w:fldCharType="end"/>
            </w:r>
          </w:hyperlink>
        </w:p>
        <w:p w14:paraId="07608132" w14:textId="77777777" w:rsidR="0041668B" w:rsidRDefault="0041668B">
          <w:pPr>
            <w:pStyle w:val="TOC2"/>
            <w:rPr>
              <w:rFonts w:asciiTheme="minorHAnsi" w:eastAsiaTheme="minorEastAsia" w:hAnsiTheme="minorHAnsi" w:cstheme="minorBidi"/>
              <w:noProof/>
              <w:color w:val="auto"/>
              <w:sz w:val="22"/>
            </w:rPr>
          </w:pPr>
          <w:hyperlink w:anchor="_Toc448217034" w:history="1">
            <w:r w:rsidRPr="001D6E52">
              <w:rPr>
                <w:rStyle w:val="Hyperlink"/>
                <w:noProof/>
              </w:rPr>
              <w:t>Ansible Tower on AWS</w:t>
            </w:r>
            <w:r>
              <w:rPr>
                <w:noProof/>
                <w:webHidden/>
              </w:rPr>
              <w:tab/>
            </w:r>
            <w:r>
              <w:rPr>
                <w:noProof/>
                <w:webHidden/>
              </w:rPr>
              <w:fldChar w:fldCharType="begin"/>
            </w:r>
            <w:r>
              <w:rPr>
                <w:noProof/>
                <w:webHidden/>
              </w:rPr>
              <w:instrText xml:space="preserve"> PAGEREF _Toc448217034 \h </w:instrText>
            </w:r>
            <w:r>
              <w:rPr>
                <w:noProof/>
                <w:webHidden/>
              </w:rPr>
            </w:r>
            <w:r>
              <w:rPr>
                <w:noProof/>
                <w:webHidden/>
              </w:rPr>
              <w:fldChar w:fldCharType="separate"/>
            </w:r>
            <w:r>
              <w:rPr>
                <w:noProof/>
                <w:webHidden/>
              </w:rPr>
              <w:t>3</w:t>
            </w:r>
            <w:r>
              <w:rPr>
                <w:noProof/>
                <w:webHidden/>
              </w:rPr>
              <w:fldChar w:fldCharType="end"/>
            </w:r>
          </w:hyperlink>
        </w:p>
        <w:p w14:paraId="1C490341" w14:textId="77777777" w:rsidR="0041668B" w:rsidRDefault="0041668B">
          <w:pPr>
            <w:pStyle w:val="TOC2"/>
            <w:rPr>
              <w:rFonts w:asciiTheme="minorHAnsi" w:eastAsiaTheme="minorEastAsia" w:hAnsiTheme="minorHAnsi" w:cstheme="minorBidi"/>
              <w:noProof/>
              <w:color w:val="auto"/>
              <w:sz w:val="22"/>
            </w:rPr>
          </w:pPr>
          <w:hyperlink w:anchor="_Toc448217035" w:history="1">
            <w:r w:rsidRPr="001D6E52">
              <w:rPr>
                <w:rStyle w:val="Hyperlink"/>
                <w:noProof/>
              </w:rPr>
              <w:t>Quick Links</w:t>
            </w:r>
            <w:r>
              <w:rPr>
                <w:noProof/>
                <w:webHidden/>
              </w:rPr>
              <w:tab/>
            </w:r>
            <w:r>
              <w:rPr>
                <w:noProof/>
                <w:webHidden/>
              </w:rPr>
              <w:fldChar w:fldCharType="begin"/>
            </w:r>
            <w:r>
              <w:rPr>
                <w:noProof/>
                <w:webHidden/>
              </w:rPr>
              <w:instrText xml:space="preserve"> PAGEREF _Toc448217035 \h </w:instrText>
            </w:r>
            <w:r>
              <w:rPr>
                <w:noProof/>
                <w:webHidden/>
              </w:rPr>
            </w:r>
            <w:r>
              <w:rPr>
                <w:noProof/>
                <w:webHidden/>
              </w:rPr>
              <w:fldChar w:fldCharType="separate"/>
            </w:r>
            <w:r>
              <w:rPr>
                <w:noProof/>
                <w:webHidden/>
              </w:rPr>
              <w:t>4</w:t>
            </w:r>
            <w:r>
              <w:rPr>
                <w:noProof/>
                <w:webHidden/>
              </w:rPr>
              <w:fldChar w:fldCharType="end"/>
            </w:r>
          </w:hyperlink>
        </w:p>
        <w:p w14:paraId="380E8EE9" w14:textId="77777777" w:rsidR="0041668B" w:rsidRDefault="0041668B">
          <w:pPr>
            <w:pStyle w:val="TOC2"/>
            <w:rPr>
              <w:rFonts w:asciiTheme="minorHAnsi" w:eastAsiaTheme="minorEastAsia" w:hAnsiTheme="minorHAnsi" w:cstheme="minorBidi"/>
              <w:noProof/>
              <w:color w:val="auto"/>
              <w:sz w:val="22"/>
            </w:rPr>
          </w:pPr>
          <w:hyperlink w:anchor="_Toc448217036" w:history="1">
            <w:r w:rsidRPr="001D6E52">
              <w:rPr>
                <w:rStyle w:val="Hyperlink"/>
                <w:noProof/>
              </w:rPr>
              <w:t>Cost and Licenses</w:t>
            </w:r>
            <w:r>
              <w:rPr>
                <w:noProof/>
                <w:webHidden/>
              </w:rPr>
              <w:tab/>
            </w:r>
            <w:r>
              <w:rPr>
                <w:noProof/>
                <w:webHidden/>
              </w:rPr>
              <w:fldChar w:fldCharType="begin"/>
            </w:r>
            <w:r>
              <w:rPr>
                <w:noProof/>
                <w:webHidden/>
              </w:rPr>
              <w:instrText xml:space="preserve"> PAGEREF _Toc448217036 \h </w:instrText>
            </w:r>
            <w:r>
              <w:rPr>
                <w:noProof/>
                <w:webHidden/>
              </w:rPr>
            </w:r>
            <w:r>
              <w:rPr>
                <w:noProof/>
                <w:webHidden/>
              </w:rPr>
              <w:fldChar w:fldCharType="separate"/>
            </w:r>
            <w:r>
              <w:rPr>
                <w:noProof/>
                <w:webHidden/>
              </w:rPr>
              <w:t>4</w:t>
            </w:r>
            <w:r>
              <w:rPr>
                <w:noProof/>
                <w:webHidden/>
              </w:rPr>
              <w:fldChar w:fldCharType="end"/>
            </w:r>
          </w:hyperlink>
        </w:p>
        <w:p w14:paraId="218D4043" w14:textId="77777777" w:rsidR="0041668B" w:rsidRDefault="0041668B">
          <w:pPr>
            <w:pStyle w:val="TOC3"/>
            <w:rPr>
              <w:rFonts w:asciiTheme="minorHAnsi" w:eastAsiaTheme="minorEastAsia" w:hAnsiTheme="minorHAnsi" w:cstheme="minorBidi"/>
              <w:noProof/>
              <w:color w:val="auto"/>
              <w:sz w:val="22"/>
            </w:rPr>
          </w:pPr>
          <w:hyperlink w:anchor="_Toc448217037" w:history="1">
            <w:r w:rsidRPr="001D6E52">
              <w:rPr>
                <w:rStyle w:val="Hyperlink"/>
                <w:noProof/>
              </w:rPr>
              <w:t>Ansible Tower Licenses</w:t>
            </w:r>
            <w:r>
              <w:rPr>
                <w:noProof/>
                <w:webHidden/>
              </w:rPr>
              <w:tab/>
            </w:r>
            <w:r>
              <w:rPr>
                <w:noProof/>
                <w:webHidden/>
              </w:rPr>
              <w:fldChar w:fldCharType="begin"/>
            </w:r>
            <w:r>
              <w:rPr>
                <w:noProof/>
                <w:webHidden/>
              </w:rPr>
              <w:instrText xml:space="preserve"> PAGEREF _Toc448217037 \h </w:instrText>
            </w:r>
            <w:r>
              <w:rPr>
                <w:noProof/>
                <w:webHidden/>
              </w:rPr>
            </w:r>
            <w:r>
              <w:rPr>
                <w:noProof/>
                <w:webHidden/>
              </w:rPr>
              <w:fldChar w:fldCharType="separate"/>
            </w:r>
            <w:r>
              <w:rPr>
                <w:noProof/>
                <w:webHidden/>
              </w:rPr>
              <w:t>4</w:t>
            </w:r>
            <w:r>
              <w:rPr>
                <w:noProof/>
                <w:webHidden/>
              </w:rPr>
              <w:fldChar w:fldCharType="end"/>
            </w:r>
          </w:hyperlink>
        </w:p>
        <w:p w14:paraId="42E705FC" w14:textId="77777777" w:rsidR="0041668B" w:rsidRDefault="0041668B">
          <w:pPr>
            <w:pStyle w:val="TOC3"/>
            <w:rPr>
              <w:rFonts w:asciiTheme="minorHAnsi" w:eastAsiaTheme="minorEastAsia" w:hAnsiTheme="minorHAnsi" w:cstheme="minorBidi"/>
              <w:noProof/>
              <w:color w:val="auto"/>
              <w:sz w:val="22"/>
            </w:rPr>
          </w:pPr>
          <w:hyperlink w:anchor="_Toc448217038" w:history="1">
            <w:r w:rsidRPr="001D6E52">
              <w:rPr>
                <w:rStyle w:val="Hyperlink"/>
                <w:noProof/>
              </w:rPr>
              <w:t>Ansible Licenses</w:t>
            </w:r>
            <w:r>
              <w:rPr>
                <w:noProof/>
                <w:webHidden/>
              </w:rPr>
              <w:tab/>
            </w:r>
            <w:r>
              <w:rPr>
                <w:noProof/>
                <w:webHidden/>
              </w:rPr>
              <w:fldChar w:fldCharType="begin"/>
            </w:r>
            <w:r>
              <w:rPr>
                <w:noProof/>
                <w:webHidden/>
              </w:rPr>
              <w:instrText xml:space="preserve"> PAGEREF _Toc448217038 \h </w:instrText>
            </w:r>
            <w:r>
              <w:rPr>
                <w:noProof/>
                <w:webHidden/>
              </w:rPr>
            </w:r>
            <w:r>
              <w:rPr>
                <w:noProof/>
                <w:webHidden/>
              </w:rPr>
              <w:fldChar w:fldCharType="separate"/>
            </w:r>
            <w:r>
              <w:rPr>
                <w:noProof/>
                <w:webHidden/>
              </w:rPr>
              <w:t>4</w:t>
            </w:r>
            <w:r>
              <w:rPr>
                <w:noProof/>
                <w:webHidden/>
              </w:rPr>
              <w:fldChar w:fldCharType="end"/>
            </w:r>
          </w:hyperlink>
        </w:p>
        <w:p w14:paraId="33DD5E81" w14:textId="77777777" w:rsidR="0041668B" w:rsidRDefault="0041668B">
          <w:pPr>
            <w:pStyle w:val="TOC1"/>
            <w:rPr>
              <w:rFonts w:asciiTheme="minorHAnsi" w:eastAsiaTheme="minorEastAsia" w:hAnsiTheme="minorHAnsi" w:cstheme="minorBidi"/>
              <w:color w:val="auto"/>
              <w:sz w:val="22"/>
            </w:rPr>
          </w:pPr>
          <w:hyperlink w:anchor="_Toc448217039" w:history="1">
            <w:r w:rsidRPr="001D6E52">
              <w:rPr>
                <w:rStyle w:val="Hyperlink"/>
              </w:rPr>
              <w:t>Architecture</w:t>
            </w:r>
            <w:r>
              <w:rPr>
                <w:webHidden/>
              </w:rPr>
              <w:tab/>
            </w:r>
            <w:r>
              <w:rPr>
                <w:webHidden/>
              </w:rPr>
              <w:fldChar w:fldCharType="begin"/>
            </w:r>
            <w:r>
              <w:rPr>
                <w:webHidden/>
              </w:rPr>
              <w:instrText xml:space="preserve"> PAGEREF _Toc448217039 \h </w:instrText>
            </w:r>
            <w:r>
              <w:rPr>
                <w:webHidden/>
              </w:rPr>
            </w:r>
            <w:r>
              <w:rPr>
                <w:webHidden/>
              </w:rPr>
              <w:fldChar w:fldCharType="separate"/>
            </w:r>
            <w:r>
              <w:rPr>
                <w:webHidden/>
              </w:rPr>
              <w:t>5</w:t>
            </w:r>
            <w:r>
              <w:rPr>
                <w:webHidden/>
              </w:rPr>
              <w:fldChar w:fldCharType="end"/>
            </w:r>
          </w:hyperlink>
        </w:p>
        <w:p w14:paraId="4E7F390E" w14:textId="77777777" w:rsidR="0041668B" w:rsidRDefault="0041668B">
          <w:pPr>
            <w:pStyle w:val="TOC2"/>
            <w:rPr>
              <w:rFonts w:asciiTheme="minorHAnsi" w:eastAsiaTheme="minorEastAsia" w:hAnsiTheme="minorHAnsi" w:cstheme="minorBidi"/>
              <w:noProof/>
              <w:color w:val="auto"/>
              <w:sz w:val="22"/>
            </w:rPr>
          </w:pPr>
          <w:hyperlink w:anchor="_Toc448217041" w:history="1">
            <w:r w:rsidRPr="001D6E52">
              <w:rPr>
                <w:rStyle w:val="Hyperlink"/>
                <w:noProof/>
              </w:rPr>
              <w:t>AWS Services</w:t>
            </w:r>
            <w:r>
              <w:rPr>
                <w:noProof/>
                <w:webHidden/>
              </w:rPr>
              <w:tab/>
            </w:r>
            <w:r>
              <w:rPr>
                <w:noProof/>
                <w:webHidden/>
              </w:rPr>
              <w:fldChar w:fldCharType="begin"/>
            </w:r>
            <w:r>
              <w:rPr>
                <w:noProof/>
                <w:webHidden/>
              </w:rPr>
              <w:instrText xml:space="preserve"> PAGEREF _Toc448217041 \h </w:instrText>
            </w:r>
            <w:r>
              <w:rPr>
                <w:noProof/>
                <w:webHidden/>
              </w:rPr>
            </w:r>
            <w:r>
              <w:rPr>
                <w:noProof/>
                <w:webHidden/>
              </w:rPr>
              <w:fldChar w:fldCharType="separate"/>
            </w:r>
            <w:r>
              <w:rPr>
                <w:noProof/>
                <w:webHidden/>
              </w:rPr>
              <w:t>6</w:t>
            </w:r>
            <w:r>
              <w:rPr>
                <w:noProof/>
                <w:webHidden/>
              </w:rPr>
              <w:fldChar w:fldCharType="end"/>
            </w:r>
          </w:hyperlink>
        </w:p>
        <w:p w14:paraId="01BC9ECA" w14:textId="77777777" w:rsidR="0041668B" w:rsidRDefault="0041668B">
          <w:pPr>
            <w:pStyle w:val="TOC2"/>
            <w:rPr>
              <w:rFonts w:asciiTheme="minorHAnsi" w:eastAsiaTheme="minorEastAsia" w:hAnsiTheme="minorHAnsi" w:cstheme="minorBidi"/>
              <w:noProof/>
              <w:color w:val="auto"/>
              <w:sz w:val="22"/>
            </w:rPr>
          </w:pPr>
          <w:hyperlink w:anchor="_Toc448217042" w:history="1">
            <w:r w:rsidRPr="001D6E52">
              <w:rPr>
                <w:rStyle w:val="Hyperlink"/>
                <w:noProof/>
              </w:rPr>
              <w:t>Ansible Tower Installation</w:t>
            </w:r>
            <w:r>
              <w:rPr>
                <w:noProof/>
                <w:webHidden/>
              </w:rPr>
              <w:tab/>
            </w:r>
            <w:r>
              <w:rPr>
                <w:noProof/>
                <w:webHidden/>
              </w:rPr>
              <w:fldChar w:fldCharType="begin"/>
            </w:r>
            <w:r>
              <w:rPr>
                <w:noProof/>
                <w:webHidden/>
              </w:rPr>
              <w:instrText xml:space="preserve"> PAGEREF _Toc448217042 \h </w:instrText>
            </w:r>
            <w:r>
              <w:rPr>
                <w:noProof/>
                <w:webHidden/>
              </w:rPr>
            </w:r>
            <w:r>
              <w:rPr>
                <w:noProof/>
                <w:webHidden/>
              </w:rPr>
              <w:fldChar w:fldCharType="separate"/>
            </w:r>
            <w:r>
              <w:rPr>
                <w:noProof/>
                <w:webHidden/>
              </w:rPr>
              <w:t>6</w:t>
            </w:r>
            <w:r>
              <w:rPr>
                <w:noProof/>
                <w:webHidden/>
              </w:rPr>
              <w:fldChar w:fldCharType="end"/>
            </w:r>
          </w:hyperlink>
        </w:p>
        <w:p w14:paraId="3C24508C" w14:textId="77777777" w:rsidR="0041668B" w:rsidRDefault="0041668B">
          <w:pPr>
            <w:pStyle w:val="TOC1"/>
            <w:rPr>
              <w:rFonts w:asciiTheme="minorHAnsi" w:eastAsiaTheme="minorEastAsia" w:hAnsiTheme="minorHAnsi" w:cstheme="minorBidi"/>
              <w:color w:val="auto"/>
              <w:sz w:val="22"/>
            </w:rPr>
          </w:pPr>
          <w:hyperlink w:anchor="_Toc448217043" w:history="1">
            <w:r w:rsidRPr="001D6E52">
              <w:rPr>
                <w:rStyle w:val="Hyperlink"/>
              </w:rPr>
              <w:t>Automated Deployment</w:t>
            </w:r>
            <w:r>
              <w:rPr>
                <w:webHidden/>
              </w:rPr>
              <w:tab/>
            </w:r>
            <w:r>
              <w:rPr>
                <w:webHidden/>
              </w:rPr>
              <w:fldChar w:fldCharType="begin"/>
            </w:r>
            <w:r>
              <w:rPr>
                <w:webHidden/>
              </w:rPr>
              <w:instrText xml:space="preserve"> PAGEREF _Toc448217043 \h </w:instrText>
            </w:r>
            <w:r>
              <w:rPr>
                <w:webHidden/>
              </w:rPr>
            </w:r>
            <w:r>
              <w:rPr>
                <w:webHidden/>
              </w:rPr>
              <w:fldChar w:fldCharType="separate"/>
            </w:r>
            <w:r>
              <w:rPr>
                <w:webHidden/>
              </w:rPr>
              <w:t>7</w:t>
            </w:r>
            <w:r>
              <w:rPr>
                <w:webHidden/>
              </w:rPr>
              <w:fldChar w:fldCharType="end"/>
            </w:r>
          </w:hyperlink>
        </w:p>
        <w:p w14:paraId="5832E84C" w14:textId="77777777" w:rsidR="0041668B" w:rsidRDefault="0041668B">
          <w:pPr>
            <w:pStyle w:val="TOC2"/>
            <w:rPr>
              <w:rFonts w:asciiTheme="minorHAnsi" w:eastAsiaTheme="minorEastAsia" w:hAnsiTheme="minorHAnsi" w:cstheme="minorBidi"/>
              <w:noProof/>
              <w:color w:val="auto"/>
              <w:sz w:val="22"/>
            </w:rPr>
          </w:pPr>
          <w:hyperlink w:anchor="_Toc448217044" w:history="1">
            <w:r w:rsidRPr="001D6E52">
              <w:rPr>
                <w:rStyle w:val="Hyperlink"/>
                <w:noProof/>
              </w:rPr>
              <w:t>What We’ll Cover</w:t>
            </w:r>
            <w:r>
              <w:rPr>
                <w:noProof/>
                <w:webHidden/>
              </w:rPr>
              <w:tab/>
            </w:r>
            <w:r>
              <w:rPr>
                <w:noProof/>
                <w:webHidden/>
              </w:rPr>
              <w:fldChar w:fldCharType="begin"/>
            </w:r>
            <w:r>
              <w:rPr>
                <w:noProof/>
                <w:webHidden/>
              </w:rPr>
              <w:instrText xml:space="preserve"> PAGEREF _Toc448217044 \h </w:instrText>
            </w:r>
            <w:r>
              <w:rPr>
                <w:noProof/>
                <w:webHidden/>
              </w:rPr>
            </w:r>
            <w:r>
              <w:rPr>
                <w:noProof/>
                <w:webHidden/>
              </w:rPr>
              <w:fldChar w:fldCharType="separate"/>
            </w:r>
            <w:r>
              <w:rPr>
                <w:noProof/>
                <w:webHidden/>
              </w:rPr>
              <w:t>7</w:t>
            </w:r>
            <w:r>
              <w:rPr>
                <w:noProof/>
                <w:webHidden/>
              </w:rPr>
              <w:fldChar w:fldCharType="end"/>
            </w:r>
          </w:hyperlink>
        </w:p>
        <w:p w14:paraId="3406897F" w14:textId="77777777" w:rsidR="0041668B" w:rsidRDefault="0041668B">
          <w:pPr>
            <w:pStyle w:val="TOC2"/>
            <w:rPr>
              <w:rFonts w:asciiTheme="minorHAnsi" w:eastAsiaTheme="minorEastAsia" w:hAnsiTheme="minorHAnsi" w:cstheme="minorBidi"/>
              <w:noProof/>
              <w:color w:val="auto"/>
              <w:sz w:val="22"/>
            </w:rPr>
          </w:pPr>
          <w:hyperlink w:anchor="_Toc448217045" w:history="1">
            <w:r w:rsidRPr="001D6E52">
              <w:rPr>
                <w:rStyle w:val="Hyperlink"/>
                <w:noProof/>
              </w:rPr>
              <w:t>Step 1. Prepare an AWS Account</w:t>
            </w:r>
            <w:r>
              <w:rPr>
                <w:noProof/>
                <w:webHidden/>
              </w:rPr>
              <w:tab/>
            </w:r>
            <w:r>
              <w:rPr>
                <w:noProof/>
                <w:webHidden/>
              </w:rPr>
              <w:fldChar w:fldCharType="begin"/>
            </w:r>
            <w:r>
              <w:rPr>
                <w:noProof/>
                <w:webHidden/>
              </w:rPr>
              <w:instrText xml:space="preserve"> PAGEREF _Toc448217045 \h </w:instrText>
            </w:r>
            <w:r>
              <w:rPr>
                <w:noProof/>
                <w:webHidden/>
              </w:rPr>
            </w:r>
            <w:r>
              <w:rPr>
                <w:noProof/>
                <w:webHidden/>
              </w:rPr>
              <w:fldChar w:fldCharType="separate"/>
            </w:r>
            <w:r>
              <w:rPr>
                <w:noProof/>
                <w:webHidden/>
              </w:rPr>
              <w:t>8</w:t>
            </w:r>
            <w:r>
              <w:rPr>
                <w:noProof/>
                <w:webHidden/>
              </w:rPr>
              <w:fldChar w:fldCharType="end"/>
            </w:r>
          </w:hyperlink>
        </w:p>
        <w:p w14:paraId="79D59776" w14:textId="77777777" w:rsidR="0041668B" w:rsidRDefault="0041668B">
          <w:pPr>
            <w:pStyle w:val="TOC2"/>
            <w:rPr>
              <w:rFonts w:asciiTheme="minorHAnsi" w:eastAsiaTheme="minorEastAsia" w:hAnsiTheme="minorHAnsi" w:cstheme="minorBidi"/>
              <w:noProof/>
              <w:color w:val="auto"/>
              <w:sz w:val="22"/>
            </w:rPr>
          </w:pPr>
          <w:hyperlink w:anchor="_Toc448217046" w:history="1">
            <w:r w:rsidRPr="001D6E52">
              <w:rPr>
                <w:rStyle w:val="Hyperlink"/>
                <w:noProof/>
              </w:rPr>
              <w:t>Step 2. Launch the Ansible Tower Stack</w:t>
            </w:r>
            <w:r>
              <w:rPr>
                <w:noProof/>
                <w:webHidden/>
              </w:rPr>
              <w:tab/>
            </w:r>
            <w:r>
              <w:rPr>
                <w:noProof/>
                <w:webHidden/>
              </w:rPr>
              <w:fldChar w:fldCharType="begin"/>
            </w:r>
            <w:r>
              <w:rPr>
                <w:noProof/>
                <w:webHidden/>
              </w:rPr>
              <w:instrText xml:space="preserve"> PAGEREF _Toc448217046 \h </w:instrText>
            </w:r>
            <w:r>
              <w:rPr>
                <w:noProof/>
                <w:webHidden/>
              </w:rPr>
            </w:r>
            <w:r>
              <w:rPr>
                <w:noProof/>
                <w:webHidden/>
              </w:rPr>
              <w:fldChar w:fldCharType="separate"/>
            </w:r>
            <w:r>
              <w:rPr>
                <w:noProof/>
                <w:webHidden/>
              </w:rPr>
              <w:t>11</w:t>
            </w:r>
            <w:r>
              <w:rPr>
                <w:noProof/>
                <w:webHidden/>
              </w:rPr>
              <w:fldChar w:fldCharType="end"/>
            </w:r>
          </w:hyperlink>
        </w:p>
        <w:p w14:paraId="12209144" w14:textId="77777777" w:rsidR="0041668B" w:rsidRDefault="0041668B">
          <w:pPr>
            <w:pStyle w:val="TOC2"/>
            <w:rPr>
              <w:rFonts w:asciiTheme="minorHAnsi" w:eastAsiaTheme="minorEastAsia" w:hAnsiTheme="minorHAnsi" w:cstheme="minorBidi"/>
              <w:noProof/>
              <w:color w:val="auto"/>
              <w:sz w:val="22"/>
            </w:rPr>
          </w:pPr>
          <w:hyperlink w:anchor="_Toc448217047" w:history="1">
            <w:r w:rsidRPr="001D6E52">
              <w:rPr>
                <w:rStyle w:val="Hyperlink"/>
                <w:noProof/>
              </w:rPr>
              <w:t>Step 3. Create a User Account for Ansible Tower</w:t>
            </w:r>
            <w:r>
              <w:rPr>
                <w:noProof/>
                <w:webHidden/>
              </w:rPr>
              <w:tab/>
            </w:r>
            <w:r>
              <w:rPr>
                <w:noProof/>
                <w:webHidden/>
              </w:rPr>
              <w:fldChar w:fldCharType="begin"/>
            </w:r>
            <w:r>
              <w:rPr>
                <w:noProof/>
                <w:webHidden/>
              </w:rPr>
              <w:instrText xml:space="preserve"> PAGEREF _Toc448217047 \h </w:instrText>
            </w:r>
            <w:r>
              <w:rPr>
                <w:noProof/>
                <w:webHidden/>
              </w:rPr>
            </w:r>
            <w:r>
              <w:rPr>
                <w:noProof/>
                <w:webHidden/>
              </w:rPr>
              <w:fldChar w:fldCharType="separate"/>
            </w:r>
            <w:r>
              <w:rPr>
                <w:noProof/>
                <w:webHidden/>
              </w:rPr>
              <w:t>13</w:t>
            </w:r>
            <w:r>
              <w:rPr>
                <w:noProof/>
                <w:webHidden/>
              </w:rPr>
              <w:fldChar w:fldCharType="end"/>
            </w:r>
          </w:hyperlink>
        </w:p>
        <w:p w14:paraId="067199E0" w14:textId="77777777" w:rsidR="0041668B" w:rsidRDefault="0041668B">
          <w:pPr>
            <w:pStyle w:val="TOC2"/>
            <w:rPr>
              <w:rFonts w:asciiTheme="minorHAnsi" w:eastAsiaTheme="minorEastAsia" w:hAnsiTheme="minorHAnsi" w:cstheme="minorBidi"/>
              <w:noProof/>
              <w:color w:val="auto"/>
              <w:sz w:val="22"/>
            </w:rPr>
          </w:pPr>
          <w:hyperlink w:anchor="_Toc448217048" w:history="1">
            <w:r w:rsidRPr="001D6E52">
              <w:rPr>
                <w:rStyle w:val="Hyperlink"/>
                <w:noProof/>
              </w:rPr>
              <w:t>Step 4. Get a Trial License for Ansible Tower</w:t>
            </w:r>
            <w:r>
              <w:rPr>
                <w:noProof/>
                <w:webHidden/>
              </w:rPr>
              <w:tab/>
            </w:r>
            <w:r>
              <w:rPr>
                <w:noProof/>
                <w:webHidden/>
              </w:rPr>
              <w:fldChar w:fldCharType="begin"/>
            </w:r>
            <w:r>
              <w:rPr>
                <w:noProof/>
                <w:webHidden/>
              </w:rPr>
              <w:instrText xml:space="preserve"> PAGEREF _Toc448217048 \h </w:instrText>
            </w:r>
            <w:r>
              <w:rPr>
                <w:noProof/>
                <w:webHidden/>
              </w:rPr>
            </w:r>
            <w:r>
              <w:rPr>
                <w:noProof/>
                <w:webHidden/>
              </w:rPr>
              <w:fldChar w:fldCharType="separate"/>
            </w:r>
            <w:r>
              <w:rPr>
                <w:noProof/>
                <w:webHidden/>
              </w:rPr>
              <w:t>14</w:t>
            </w:r>
            <w:r>
              <w:rPr>
                <w:noProof/>
                <w:webHidden/>
              </w:rPr>
              <w:fldChar w:fldCharType="end"/>
            </w:r>
          </w:hyperlink>
        </w:p>
        <w:p w14:paraId="4F28D461" w14:textId="77777777" w:rsidR="0041668B" w:rsidRDefault="0041668B">
          <w:pPr>
            <w:pStyle w:val="TOC2"/>
            <w:rPr>
              <w:rFonts w:asciiTheme="minorHAnsi" w:eastAsiaTheme="minorEastAsia" w:hAnsiTheme="minorHAnsi" w:cstheme="minorBidi"/>
              <w:noProof/>
              <w:color w:val="auto"/>
              <w:sz w:val="22"/>
            </w:rPr>
          </w:pPr>
          <w:hyperlink w:anchor="_Toc448217049" w:history="1">
            <w:r w:rsidRPr="001D6E52">
              <w:rPr>
                <w:rStyle w:val="Hyperlink"/>
                <w:noProof/>
              </w:rPr>
              <w:t>Step 5. Configure Ansible Tower with EC2 Integration</w:t>
            </w:r>
            <w:r>
              <w:rPr>
                <w:noProof/>
                <w:webHidden/>
              </w:rPr>
              <w:tab/>
            </w:r>
            <w:r>
              <w:rPr>
                <w:noProof/>
                <w:webHidden/>
              </w:rPr>
              <w:fldChar w:fldCharType="begin"/>
            </w:r>
            <w:r>
              <w:rPr>
                <w:noProof/>
                <w:webHidden/>
              </w:rPr>
              <w:instrText xml:space="preserve"> PAGEREF _Toc448217049 \h </w:instrText>
            </w:r>
            <w:r>
              <w:rPr>
                <w:noProof/>
                <w:webHidden/>
              </w:rPr>
            </w:r>
            <w:r>
              <w:rPr>
                <w:noProof/>
                <w:webHidden/>
              </w:rPr>
              <w:fldChar w:fldCharType="separate"/>
            </w:r>
            <w:r>
              <w:rPr>
                <w:noProof/>
                <w:webHidden/>
              </w:rPr>
              <w:t>19</w:t>
            </w:r>
            <w:r>
              <w:rPr>
                <w:noProof/>
                <w:webHidden/>
              </w:rPr>
              <w:fldChar w:fldCharType="end"/>
            </w:r>
          </w:hyperlink>
        </w:p>
        <w:p w14:paraId="6C687B4E" w14:textId="77777777" w:rsidR="0041668B" w:rsidRDefault="0041668B">
          <w:pPr>
            <w:pStyle w:val="TOC2"/>
            <w:rPr>
              <w:rFonts w:asciiTheme="minorHAnsi" w:eastAsiaTheme="minorEastAsia" w:hAnsiTheme="minorHAnsi" w:cstheme="minorBidi"/>
              <w:noProof/>
              <w:color w:val="auto"/>
              <w:sz w:val="22"/>
            </w:rPr>
          </w:pPr>
          <w:hyperlink w:anchor="_Toc448217050" w:history="1">
            <w:r w:rsidRPr="001D6E52">
              <w:rPr>
                <w:rStyle w:val="Hyperlink"/>
                <w:noProof/>
              </w:rPr>
              <w:t>Step 6. Discover and Manage EC2 Instances in Ansible Tower</w:t>
            </w:r>
            <w:r>
              <w:rPr>
                <w:noProof/>
                <w:webHidden/>
              </w:rPr>
              <w:tab/>
            </w:r>
            <w:r>
              <w:rPr>
                <w:noProof/>
                <w:webHidden/>
              </w:rPr>
              <w:fldChar w:fldCharType="begin"/>
            </w:r>
            <w:r>
              <w:rPr>
                <w:noProof/>
                <w:webHidden/>
              </w:rPr>
              <w:instrText xml:space="preserve"> PAGEREF _Toc448217050 \h </w:instrText>
            </w:r>
            <w:r>
              <w:rPr>
                <w:noProof/>
                <w:webHidden/>
              </w:rPr>
            </w:r>
            <w:r>
              <w:rPr>
                <w:noProof/>
                <w:webHidden/>
              </w:rPr>
              <w:fldChar w:fldCharType="separate"/>
            </w:r>
            <w:r>
              <w:rPr>
                <w:noProof/>
                <w:webHidden/>
              </w:rPr>
              <w:t>20</w:t>
            </w:r>
            <w:r>
              <w:rPr>
                <w:noProof/>
                <w:webHidden/>
              </w:rPr>
              <w:fldChar w:fldCharType="end"/>
            </w:r>
          </w:hyperlink>
        </w:p>
        <w:p w14:paraId="7F4F5904" w14:textId="77777777" w:rsidR="0041668B" w:rsidRDefault="0041668B">
          <w:pPr>
            <w:pStyle w:val="TOC2"/>
            <w:rPr>
              <w:rFonts w:asciiTheme="minorHAnsi" w:eastAsiaTheme="minorEastAsia" w:hAnsiTheme="minorHAnsi" w:cstheme="minorBidi"/>
              <w:noProof/>
              <w:color w:val="auto"/>
              <w:sz w:val="22"/>
            </w:rPr>
          </w:pPr>
          <w:hyperlink w:anchor="_Toc448217051" w:history="1">
            <w:r w:rsidRPr="001D6E52">
              <w:rPr>
                <w:rStyle w:val="Hyperlink"/>
                <w:noProof/>
              </w:rPr>
              <w:t>Step 7. Add Other Managed Instances</w:t>
            </w:r>
            <w:r>
              <w:rPr>
                <w:noProof/>
                <w:webHidden/>
              </w:rPr>
              <w:tab/>
            </w:r>
            <w:r>
              <w:rPr>
                <w:noProof/>
                <w:webHidden/>
              </w:rPr>
              <w:fldChar w:fldCharType="begin"/>
            </w:r>
            <w:r>
              <w:rPr>
                <w:noProof/>
                <w:webHidden/>
              </w:rPr>
              <w:instrText xml:space="preserve"> PAGEREF _Toc448217051 \h </w:instrText>
            </w:r>
            <w:r>
              <w:rPr>
                <w:noProof/>
                <w:webHidden/>
              </w:rPr>
            </w:r>
            <w:r>
              <w:rPr>
                <w:noProof/>
                <w:webHidden/>
              </w:rPr>
              <w:fldChar w:fldCharType="separate"/>
            </w:r>
            <w:r>
              <w:rPr>
                <w:noProof/>
                <w:webHidden/>
              </w:rPr>
              <w:t>26</w:t>
            </w:r>
            <w:r>
              <w:rPr>
                <w:noProof/>
                <w:webHidden/>
              </w:rPr>
              <w:fldChar w:fldCharType="end"/>
            </w:r>
          </w:hyperlink>
        </w:p>
        <w:p w14:paraId="2216EE0F" w14:textId="77777777" w:rsidR="0041668B" w:rsidRDefault="0041668B">
          <w:pPr>
            <w:pStyle w:val="TOC1"/>
            <w:rPr>
              <w:rFonts w:asciiTheme="minorHAnsi" w:eastAsiaTheme="minorEastAsia" w:hAnsiTheme="minorHAnsi" w:cstheme="minorBidi"/>
              <w:color w:val="auto"/>
              <w:sz w:val="22"/>
            </w:rPr>
          </w:pPr>
          <w:hyperlink w:anchor="_Toc448217052" w:history="1">
            <w:r w:rsidRPr="001D6E52">
              <w:rPr>
                <w:rStyle w:val="Hyperlink"/>
              </w:rPr>
              <w:t>Troubleshooting</w:t>
            </w:r>
            <w:r>
              <w:rPr>
                <w:webHidden/>
              </w:rPr>
              <w:tab/>
            </w:r>
            <w:r>
              <w:rPr>
                <w:webHidden/>
              </w:rPr>
              <w:fldChar w:fldCharType="begin"/>
            </w:r>
            <w:r>
              <w:rPr>
                <w:webHidden/>
              </w:rPr>
              <w:instrText xml:space="preserve"> PAGEREF _Toc448217052 \h </w:instrText>
            </w:r>
            <w:r>
              <w:rPr>
                <w:webHidden/>
              </w:rPr>
            </w:r>
            <w:r>
              <w:rPr>
                <w:webHidden/>
              </w:rPr>
              <w:fldChar w:fldCharType="separate"/>
            </w:r>
            <w:r>
              <w:rPr>
                <w:webHidden/>
              </w:rPr>
              <w:t>28</w:t>
            </w:r>
            <w:r>
              <w:rPr>
                <w:webHidden/>
              </w:rPr>
              <w:fldChar w:fldCharType="end"/>
            </w:r>
          </w:hyperlink>
        </w:p>
        <w:p w14:paraId="64B775D0" w14:textId="77777777" w:rsidR="0041668B" w:rsidRDefault="0041668B">
          <w:pPr>
            <w:pStyle w:val="TOC1"/>
            <w:rPr>
              <w:rFonts w:asciiTheme="minorHAnsi" w:eastAsiaTheme="minorEastAsia" w:hAnsiTheme="minorHAnsi" w:cstheme="minorBidi"/>
              <w:color w:val="auto"/>
              <w:sz w:val="22"/>
            </w:rPr>
          </w:pPr>
          <w:hyperlink w:anchor="_Toc448217053" w:history="1">
            <w:r w:rsidRPr="001D6E52">
              <w:rPr>
                <w:rStyle w:val="Hyperlink"/>
              </w:rPr>
              <w:t>Security</w:t>
            </w:r>
            <w:r>
              <w:rPr>
                <w:webHidden/>
              </w:rPr>
              <w:tab/>
            </w:r>
            <w:r>
              <w:rPr>
                <w:webHidden/>
              </w:rPr>
              <w:fldChar w:fldCharType="begin"/>
            </w:r>
            <w:r>
              <w:rPr>
                <w:webHidden/>
              </w:rPr>
              <w:instrText xml:space="preserve"> PAGEREF _Toc448217053 \h </w:instrText>
            </w:r>
            <w:r>
              <w:rPr>
                <w:webHidden/>
              </w:rPr>
            </w:r>
            <w:r>
              <w:rPr>
                <w:webHidden/>
              </w:rPr>
              <w:fldChar w:fldCharType="separate"/>
            </w:r>
            <w:r>
              <w:rPr>
                <w:webHidden/>
              </w:rPr>
              <w:t>29</w:t>
            </w:r>
            <w:r>
              <w:rPr>
                <w:webHidden/>
              </w:rPr>
              <w:fldChar w:fldCharType="end"/>
            </w:r>
          </w:hyperlink>
        </w:p>
        <w:p w14:paraId="6D2F8786" w14:textId="77777777" w:rsidR="0041668B" w:rsidRDefault="0041668B">
          <w:pPr>
            <w:pStyle w:val="TOC1"/>
            <w:rPr>
              <w:rFonts w:asciiTheme="minorHAnsi" w:eastAsiaTheme="minorEastAsia" w:hAnsiTheme="minorHAnsi" w:cstheme="minorBidi"/>
              <w:color w:val="auto"/>
              <w:sz w:val="22"/>
            </w:rPr>
          </w:pPr>
          <w:hyperlink w:anchor="_Toc448217054" w:history="1">
            <w:r w:rsidRPr="001D6E52">
              <w:rPr>
                <w:rStyle w:val="Hyperlink"/>
              </w:rPr>
              <w:t>Additional Resources</w:t>
            </w:r>
            <w:r>
              <w:rPr>
                <w:webHidden/>
              </w:rPr>
              <w:tab/>
            </w:r>
            <w:r>
              <w:rPr>
                <w:webHidden/>
              </w:rPr>
              <w:fldChar w:fldCharType="begin"/>
            </w:r>
            <w:r>
              <w:rPr>
                <w:webHidden/>
              </w:rPr>
              <w:instrText xml:space="preserve"> PAGEREF _Toc448217054 \h </w:instrText>
            </w:r>
            <w:r>
              <w:rPr>
                <w:webHidden/>
              </w:rPr>
            </w:r>
            <w:r>
              <w:rPr>
                <w:webHidden/>
              </w:rPr>
              <w:fldChar w:fldCharType="separate"/>
            </w:r>
            <w:r>
              <w:rPr>
                <w:webHidden/>
              </w:rPr>
              <w:t>29</w:t>
            </w:r>
            <w:r>
              <w:rPr>
                <w:webHidden/>
              </w:rPr>
              <w:fldChar w:fldCharType="end"/>
            </w:r>
          </w:hyperlink>
        </w:p>
        <w:p w14:paraId="536F0D26" w14:textId="77777777" w:rsidR="0041668B" w:rsidRDefault="0041668B">
          <w:pPr>
            <w:pStyle w:val="TOC1"/>
            <w:rPr>
              <w:rFonts w:asciiTheme="minorHAnsi" w:eastAsiaTheme="minorEastAsia" w:hAnsiTheme="minorHAnsi" w:cstheme="minorBidi"/>
              <w:color w:val="auto"/>
              <w:sz w:val="22"/>
            </w:rPr>
          </w:pPr>
          <w:hyperlink w:anchor="_Toc448217055" w:history="1">
            <w:r w:rsidRPr="001D6E52">
              <w:rPr>
                <w:rStyle w:val="Hyperlink"/>
              </w:rPr>
              <w:t>Send Us Feedback</w:t>
            </w:r>
            <w:r>
              <w:rPr>
                <w:webHidden/>
              </w:rPr>
              <w:tab/>
            </w:r>
            <w:r>
              <w:rPr>
                <w:webHidden/>
              </w:rPr>
              <w:fldChar w:fldCharType="begin"/>
            </w:r>
            <w:r>
              <w:rPr>
                <w:webHidden/>
              </w:rPr>
              <w:instrText xml:space="preserve"> PAGEREF _Toc448217055 \h </w:instrText>
            </w:r>
            <w:r>
              <w:rPr>
                <w:webHidden/>
              </w:rPr>
            </w:r>
            <w:r>
              <w:rPr>
                <w:webHidden/>
              </w:rPr>
              <w:fldChar w:fldCharType="separate"/>
            </w:r>
            <w:r>
              <w:rPr>
                <w:webHidden/>
              </w:rPr>
              <w:t>30</w:t>
            </w:r>
            <w:r>
              <w:rPr>
                <w:webHidden/>
              </w:rPr>
              <w:fldChar w:fldCharType="end"/>
            </w:r>
          </w:hyperlink>
        </w:p>
        <w:p w14:paraId="6658532E" w14:textId="77777777" w:rsidR="0041668B" w:rsidRDefault="0041668B">
          <w:pPr>
            <w:pStyle w:val="TOC1"/>
            <w:rPr>
              <w:rFonts w:asciiTheme="minorHAnsi" w:eastAsiaTheme="minorEastAsia" w:hAnsiTheme="minorHAnsi" w:cstheme="minorBidi"/>
              <w:color w:val="auto"/>
              <w:sz w:val="22"/>
            </w:rPr>
          </w:pPr>
          <w:hyperlink w:anchor="_Toc448217056" w:history="1">
            <w:r w:rsidRPr="001D6E52">
              <w:rPr>
                <w:rStyle w:val="Hyperlink"/>
              </w:rPr>
              <w:t>Document Revisions</w:t>
            </w:r>
            <w:r>
              <w:rPr>
                <w:webHidden/>
              </w:rPr>
              <w:tab/>
            </w:r>
            <w:r>
              <w:rPr>
                <w:webHidden/>
              </w:rPr>
              <w:fldChar w:fldCharType="begin"/>
            </w:r>
            <w:r>
              <w:rPr>
                <w:webHidden/>
              </w:rPr>
              <w:instrText xml:space="preserve"> PAGEREF _Toc448217056 \h </w:instrText>
            </w:r>
            <w:r>
              <w:rPr>
                <w:webHidden/>
              </w:rPr>
            </w:r>
            <w:r>
              <w:rPr>
                <w:webHidden/>
              </w:rPr>
              <w:fldChar w:fldCharType="separate"/>
            </w:r>
            <w:r>
              <w:rPr>
                <w:webHidden/>
              </w:rPr>
              <w:t>30</w:t>
            </w:r>
            <w:r>
              <w:rPr>
                <w:webHidden/>
              </w:rPr>
              <w:fldChar w:fldCharType="end"/>
            </w:r>
          </w:hyperlink>
        </w:p>
        <w:p w14:paraId="4952EBE3" w14:textId="055F5030" w:rsidR="0028103D" w:rsidRDefault="0028103D">
          <w:r>
            <w:rPr>
              <w:b/>
              <w:bCs/>
              <w:noProof/>
            </w:rPr>
            <w:fldChar w:fldCharType="end"/>
          </w:r>
        </w:p>
      </w:sdtContent>
    </w:sdt>
    <w:p w14:paraId="1F34B538" w14:textId="77777777" w:rsidR="00BD1B9B" w:rsidRDefault="00BD1B9B">
      <w:pPr>
        <w:spacing w:after="140" w:line="280" w:lineRule="atLeast"/>
        <w:rPr>
          <w:rFonts w:ascii="Arial" w:hAnsi="Arial" w:cs="Arial"/>
          <w:color w:val="FAA634"/>
          <w:sz w:val="32"/>
          <w:szCs w:val="32"/>
        </w:rPr>
      </w:pPr>
      <w:r>
        <w:rPr>
          <w:rFonts w:ascii="Arial" w:hAnsi="Arial"/>
          <w:color w:val="FAA634"/>
          <w:sz w:val="32"/>
          <w:szCs w:val="32"/>
        </w:rPr>
        <w:br w:type="page"/>
      </w:r>
    </w:p>
    <w:p w14:paraId="1DA6C185" w14:textId="1A6DE283" w:rsidR="00387EA3" w:rsidRDefault="00387EA3" w:rsidP="00F24880">
      <w:pPr>
        <w:pStyle w:val="Body"/>
        <w:spacing w:after="0"/>
        <w:rPr>
          <w:rFonts w:ascii="Arial" w:hAnsi="Arial"/>
          <w:color w:val="FAA634"/>
          <w:sz w:val="32"/>
          <w:szCs w:val="32"/>
        </w:rPr>
      </w:pPr>
      <w:r w:rsidRPr="0001414B">
        <w:rPr>
          <w:rFonts w:ascii="Arial" w:hAnsi="Arial"/>
          <w:color w:val="FAA634"/>
          <w:sz w:val="32"/>
          <w:szCs w:val="32"/>
        </w:rPr>
        <w:lastRenderedPageBreak/>
        <w:t>About This Guide</w:t>
      </w:r>
      <w:r w:rsidR="00243996">
        <w:rPr>
          <w:rFonts w:ascii="Arial" w:hAnsi="Arial"/>
          <w:color w:val="FAA634"/>
          <w:sz w:val="32"/>
          <w:szCs w:val="32"/>
        </w:rPr>
        <w:tab/>
        <w:t>``</w:t>
      </w:r>
    </w:p>
    <w:p w14:paraId="0A90D13C" w14:textId="4980AE3F" w:rsidR="00243996" w:rsidRDefault="00BD1B9B" w:rsidP="008E417D">
      <w:r>
        <w:t>This Quick Start reference deployment guide discusses the s</w:t>
      </w:r>
      <w:r w:rsidR="00243996">
        <w:t>teps for deploying and testing Ansible</w:t>
      </w:r>
      <w:r>
        <w:rPr>
          <w:color w:val="auto"/>
        </w:rPr>
        <w:t xml:space="preserve"> Tower</w:t>
      </w:r>
      <w:ins w:id="3" w:author="Selamoglu, Handan" w:date="2016-04-11T10:10:00Z">
        <w:r w:rsidR="009144C6">
          <w:rPr>
            <w:color w:val="auto"/>
          </w:rPr>
          <w:t xml:space="preserve"> on the Amazon Web Services (AWS) cloud</w:t>
        </w:r>
      </w:ins>
      <w:r>
        <w:t>. It also provides links for viewing and launching</w:t>
      </w:r>
      <w:ins w:id="4" w:author="Selamoglu, Handan" w:date="2016-04-11T17:48:00Z">
        <w:r w:rsidR="00E4262A">
          <w:t xml:space="preserve"> the</w:t>
        </w:r>
      </w:ins>
      <w:r>
        <w:t xml:space="preserve"> </w:t>
      </w:r>
      <w:hyperlink r:id="rId12" w:history="1">
        <w:r w:rsidRPr="007B0C65">
          <w:rPr>
            <w:rStyle w:val="Hyperlink"/>
          </w:rPr>
          <w:t>AWS CloudFormation</w:t>
        </w:r>
      </w:hyperlink>
      <w:r>
        <w:t xml:space="preserve"> template</w:t>
      </w:r>
      <w:del w:id="5" w:author="Selamoglu, Handan" w:date="2016-04-11T17:48:00Z">
        <w:r w:rsidDel="00E4262A">
          <w:delText>s</w:delText>
        </w:r>
      </w:del>
      <w:r>
        <w:t xml:space="preserve"> that automate</w:t>
      </w:r>
      <w:r w:rsidR="00243996">
        <w:t>s</w:t>
      </w:r>
      <w:r>
        <w:t xml:space="preserve"> the </w:t>
      </w:r>
      <w:r w:rsidR="00243996">
        <w:t xml:space="preserve">Ansible Tower deployment and </w:t>
      </w:r>
      <w:del w:id="6" w:author="Selamoglu, Handan" w:date="2016-04-11T10:11:00Z">
        <w:r w:rsidR="00243996" w:rsidDel="009144C6">
          <w:delText xml:space="preserve">an </w:delText>
        </w:r>
      </w:del>
      <w:r w:rsidR="00243996">
        <w:t>create</w:t>
      </w:r>
      <w:ins w:id="7" w:author="Selamoglu, Handan" w:date="2016-04-11T17:48:00Z">
        <w:r w:rsidR="00E4262A">
          <w:t>s</w:t>
        </w:r>
      </w:ins>
      <w:r w:rsidR="00243996">
        <w:t xml:space="preserve"> Ansible</w:t>
      </w:r>
      <w:ins w:id="8" w:author="Selamoglu, Handan" w:date="2016-04-11T10:11:00Z">
        <w:r w:rsidR="009144C6">
          <w:t>-</w:t>
        </w:r>
      </w:ins>
      <w:del w:id="9" w:author="Selamoglu, Handan" w:date="2016-04-11T10:11:00Z">
        <w:r w:rsidR="00243996" w:rsidDel="009144C6">
          <w:delText xml:space="preserve"> </w:delText>
        </w:r>
      </w:del>
      <w:r w:rsidR="00243996">
        <w:t>aware</w:t>
      </w:r>
      <w:ins w:id="10" w:author="Selamoglu, Handan" w:date="2016-04-11T10:11:00Z">
        <w:r w:rsidR="009144C6">
          <w:t xml:space="preserve"> Amazon Elastic</w:t>
        </w:r>
      </w:ins>
      <w:ins w:id="11" w:author="Selamoglu, Handan" w:date="2016-04-11T10:12:00Z">
        <w:r w:rsidR="009144C6">
          <w:t xml:space="preserve"> Compute</w:t>
        </w:r>
      </w:ins>
      <w:ins w:id="12" w:author="Selamoglu, Handan" w:date="2016-04-11T10:11:00Z">
        <w:r w:rsidR="009144C6">
          <w:t xml:space="preserve"> Cloud (Amazon</w:t>
        </w:r>
      </w:ins>
      <w:r w:rsidR="00243996">
        <w:t xml:space="preserve"> Ec2</w:t>
      </w:r>
      <w:ins w:id="13" w:author="Selamoglu, Handan" w:date="2016-04-11T10:11:00Z">
        <w:r w:rsidR="009144C6">
          <w:t>)</w:t>
        </w:r>
      </w:ins>
      <w:r w:rsidR="00243996">
        <w:t xml:space="preserve"> instances. The </w:t>
      </w:r>
      <w:del w:id="14" w:author="Selamoglu, Handan" w:date="2016-04-12T08:44:00Z">
        <w:r w:rsidR="00243996" w:rsidDel="001A46FF">
          <w:delText xml:space="preserve">walkthrough </w:delText>
        </w:r>
      </w:del>
      <w:ins w:id="15" w:author="Selamoglu, Handan" w:date="2016-04-12T08:44:00Z">
        <w:r w:rsidR="001A46FF">
          <w:t xml:space="preserve">guide </w:t>
        </w:r>
      </w:ins>
      <w:ins w:id="16" w:author="Selamoglu, Handan" w:date="2016-04-11T17:48:00Z">
        <w:r w:rsidR="00E4262A">
          <w:t xml:space="preserve">also </w:t>
        </w:r>
      </w:ins>
      <w:r w:rsidR="00243996">
        <w:t xml:space="preserve">details how you can configure Ansible </w:t>
      </w:r>
      <w:r w:rsidR="007557DD">
        <w:t>Tower to pull Ec2 instances and their</w:t>
      </w:r>
      <w:r w:rsidR="00243996">
        <w:t xml:space="preserve"> metadata into the </w:t>
      </w:r>
      <w:ins w:id="17" w:author="Selamoglu, Handan" w:date="2016-04-11T17:47:00Z">
        <w:r w:rsidR="00E4262A">
          <w:t xml:space="preserve">Ansible </w:t>
        </w:r>
      </w:ins>
      <w:r w:rsidR="00243996">
        <w:t xml:space="preserve">Tower </w:t>
      </w:r>
      <w:del w:id="18" w:author="Selamoglu, Handan" w:date="2016-04-11T17:48:00Z">
        <w:r w:rsidR="00243996" w:rsidDel="00E4262A">
          <w:delText xml:space="preserve">inventory </w:delText>
        </w:r>
        <w:r w:rsidR="00243996" w:rsidRPr="00E4262A" w:rsidDel="00E4262A">
          <w:delText>with a click!</w:delText>
        </w:r>
      </w:del>
      <w:ins w:id="19" w:author="Selamoglu, Handan" w:date="2016-04-11T17:48:00Z">
        <w:r w:rsidR="00E4262A">
          <w:t>dashboard.</w:t>
        </w:r>
      </w:ins>
    </w:p>
    <w:p w14:paraId="1B34C5DB" w14:textId="3FFED2FB" w:rsidR="002966AF" w:rsidRDefault="007B0C65" w:rsidP="008E417D">
      <w:r>
        <w:t xml:space="preserve">The guide is for IT </w:t>
      </w:r>
      <w:r w:rsidR="00487A30">
        <w:t>infrastructure architects, administrators, and DevOps professionals</w:t>
      </w:r>
      <w:r>
        <w:t xml:space="preserve"> who are planning to implement </w:t>
      </w:r>
      <w:r w:rsidR="00463CC3">
        <w:t xml:space="preserve">Ansible Tower to </w:t>
      </w:r>
      <w:r w:rsidR="00463CC3" w:rsidRPr="00E4262A">
        <w:t>manage</w:t>
      </w:r>
      <w:r w:rsidRPr="00E4262A">
        <w:t xml:space="preserve"> </w:t>
      </w:r>
      <w:del w:id="20" w:author="Selamoglu, Handan" w:date="2016-04-11T17:48:00Z">
        <w:r w:rsidRPr="00E4262A" w:rsidDel="00E4262A">
          <w:delText xml:space="preserve">on </w:delText>
        </w:r>
      </w:del>
      <w:r w:rsidRPr="00E4262A">
        <w:t>the</w:t>
      </w:r>
      <w:ins w:id="21" w:author="Selamoglu, Handan" w:date="2016-04-11T17:48:00Z">
        <w:r w:rsidR="00E4262A">
          <w:t>ir</w:t>
        </w:r>
      </w:ins>
      <w:r w:rsidRPr="00E4262A">
        <w:t xml:space="preserve"> AWS </w:t>
      </w:r>
      <w:r w:rsidR="00463CC3" w:rsidRPr="00E4262A">
        <w:t>compute resources</w:t>
      </w:r>
      <w:r>
        <w:t>.</w:t>
      </w:r>
    </w:p>
    <w:p w14:paraId="2E154E34" w14:textId="06B53454" w:rsidR="00BD1B9B" w:rsidRDefault="001A46FF" w:rsidP="008E417D">
      <w:hyperlink r:id="rId13" w:history="1">
        <w:r w:rsidR="00BD1B9B" w:rsidRPr="007B0C65">
          <w:rPr>
            <w:rStyle w:val="Hyperlink"/>
            <w:rFonts w:cs="Helvetica"/>
          </w:rPr>
          <w:t>Quick Starts</w:t>
        </w:r>
      </w:hyperlink>
      <w:r w:rsidR="00BD1B9B" w:rsidRPr="00E06149">
        <w:t xml:space="preserve"> are automated reference deployments for key workloads on the AWS cloud. Each Quick Start launches, configures, and runs the AWS compute, network, storage, and other services required to deploy a specific workload on AWS, using AWS</w:t>
      </w:r>
      <w:r w:rsidR="00BD1B9B">
        <w:t xml:space="preserve"> best practices for </w:t>
      </w:r>
      <w:del w:id="22" w:author="Selamoglu, Handan" w:date="2016-04-11T10:13:00Z">
        <w:r w:rsidR="00BD1B9B" w:rsidDel="009144C6">
          <w:delText xml:space="preserve">and </w:delText>
        </w:r>
      </w:del>
      <w:r w:rsidR="00BD1B9B">
        <w:t>security</w:t>
      </w:r>
      <w:r w:rsidR="00BD1B9B" w:rsidRPr="00E06149">
        <w:t>.</w:t>
      </w:r>
    </w:p>
    <w:p w14:paraId="31F6EA1C" w14:textId="28484909" w:rsidR="00DF5434" w:rsidRDefault="00DF5434" w:rsidP="00AA6B8C">
      <w:pPr>
        <w:pStyle w:val="Heading1"/>
      </w:pPr>
      <w:bookmarkStart w:id="23" w:name="_Toc448217033"/>
      <w:r>
        <w:t>Overview</w:t>
      </w:r>
      <w:bookmarkEnd w:id="23"/>
    </w:p>
    <w:p w14:paraId="320D7E03" w14:textId="42DDB799" w:rsidR="009E6B5A" w:rsidRDefault="00BD1B9B" w:rsidP="009E6B5A">
      <w:pPr>
        <w:pStyle w:val="Heading2"/>
      </w:pPr>
      <w:bookmarkStart w:id="24" w:name="_Toc448217034"/>
      <w:r w:rsidRPr="008E417D">
        <w:t>A</w:t>
      </w:r>
      <w:r>
        <w:t>nsible Tower o</w:t>
      </w:r>
      <w:r w:rsidR="009E6B5A">
        <w:t>n AWS</w:t>
      </w:r>
      <w:bookmarkEnd w:id="24"/>
    </w:p>
    <w:p w14:paraId="32C71158" w14:textId="4296124F" w:rsidR="00BD1B9B" w:rsidRPr="00BD1B9B" w:rsidRDefault="00BD1B9B" w:rsidP="008E417D">
      <w:pPr>
        <w:rPr>
          <w:bCs/>
        </w:rPr>
      </w:pPr>
      <w:r w:rsidRPr="00BD1B9B">
        <w:t xml:space="preserve">Ansible is </w:t>
      </w:r>
      <w:del w:id="25" w:author="Selamoglu, Handan" w:date="2016-04-11T10:16:00Z">
        <w:r w:rsidDel="009144C6">
          <w:delText xml:space="preserve">designed to </w:delText>
        </w:r>
      </w:del>
      <w:r>
        <w:t>a</w:t>
      </w:r>
      <w:ins w:id="26" w:author="Selamoglu, Handan" w:date="2016-04-11T10:22:00Z">
        <w:r w:rsidR="00AA5046">
          <w:t>n</w:t>
        </w:r>
      </w:ins>
      <w:r w:rsidRPr="00BD1B9B">
        <w:t xml:space="preserve"> </w:t>
      </w:r>
      <w:del w:id="27" w:author="Selamoglu, Handan" w:date="2016-04-11T10:22:00Z">
        <w:r w:rsidRPr="00BD1B9B" w:rsidDel="00AA5046">
          <w:delText xml:space="preserve">simple </w:delText>
        </w:r>
      </w:del>
      <w:r w:rsidRPr="00BD1B9B">
        <w:t xml:space="preserve">IT </w:t>
      </w:r>
      <w:del w:id="28" w:author="Selamoglu, Handan" w:date="2016-04-11T10:22:00Z">
        <w:r w:rsidRPr="00BD1B9B" w:rsidDel="00AA5046">
          <w:delText xml:space="preserve">automation </w:delText>
        </w:r>
      </w:del>
      <w:ins w:id="29" w:author="Selamoglu, Handan" w:date="2016-04-11T10:22:00Z">
        <w:r w:rsidR="00AA5046">
          <w:t>DevOps</w:t>
        </w:r>
        <w:r w:rsidR="00AA5046" w:rsidRPr="00BD1B9B">
          <w:t xml:space="preserve"> </w:t>
        </w:r>
      </w:ins>
      <w:del w:id="30" w:author="Selamoglu, Handan" w:date="2016-04-11T10:22:00Z">
        <w:r w:rsidRPr="00BD1B9B" w:rsidDel="00AA5046">
          <w:delText xml:space="preserve">engine </w:delText>
        </w:r>
      </w:del>
      <w:ins w:id="31" w:author="Selamoglu, Handan" w:date="2016-04-11T10:22:00Z">
        <w:r w:rsidR="00AA5046">
          <w:t>tool</w:t>
        </w:r>
        <w:r w:rsidR="00AA5046" w:rsidRPr="00BD1B9B">
          <w:t xml:space="preserve"> </w:t>
        </w:r>
      </w:ins>
      <w:r w:rsidRPr="00BD1B9B">
        <w:t xml:space="preserve">that automates cloud provisioning, configuration management, application deployment, intra-service orchestration, </w:t>
      </w:r>
      <w:ins w:id="32" w:author="Selamoglu, Handan" w:date="2016-04-11T10:20:00Z">
        <w:r w:rsidR="00AA5046">
          <w:t xml:space="preserve">continuous delivery, </w:t>
        </w:r>
      </w:ins>
      <w:r w:rsidRPr="00BD1B9B">
        <w:t xml:space="preserve">and many other IT </w:t>
      </w:r>
      <w:del w:id="33" w:author="Selamoglu, Handan" w:date="2016-04-11T10:21:00Z">
        <w:r w:rsidRPr="00BD1B9B" w:rsidDel="00AA5046">
          <w:delText>needs</w:delText>
        </w:r>
      </w:del>
      <w:ins w:id="34" w:author="Selamoglu, Handan" w:date="2016-04-11T10:21:00Z">
        <w:r w:rsidR="00AA5046">
          <w:t>processes</w:t>
        </w:r>
      </w:ins>
      <w:commentRangeStart w:id="35"/>
      <w:r w:rsidRPr="00BD1B9B">
        <w:t>.</w:t>
      </w:r>
      <w:commentRangeEnd w:id="35"/>
      <w:r w:rsidR="00AA5046">
        <w:rPr>
          <w:rStyle w:val="CommentReference"/>
        </w:rPr>
        <w:commentReference w:id="35"/>
      </w:r>
    </w:p>
    <w:p w14:paraId="526F3BCC" w14:textId="4B06C25F" w:rsidR="00BD1B9B" w:rsidRPr="00BD1B9B" w:rsidRDefault="00BD1B9B" w:rsidP="008E417D">
      <w:pPr>
        <w:rPr>
          <w:bCs/>
        </w:rPr>
      </w:pPr>
      <w:r>
        <w:t xml:space="preserve">Ansible is </w:t>
      </w:r>
      <w:r w:rsidRPr="00BD1B9B">
        <w:t>designed for mult</w:t>
      </w:r>
      <w:r w:rsidR="00C5655E">
        <w:t>i-tier deployments</w:t>
      </w:r>
      <w:ins w:id="36" w:author="Selamoglu, Handan" w:date="2016-04-11T10:24:00Z">
        <w:r w:rsidR="00AA5046">
          <w:t>.</w:t>
        </w:r>
      </w:ins>
      <w:ins w:id="37" w:author="Selamoglu, Handan" w:date="2016-04-12T08:44:00Z">
        <w:r w:rsidR="001A46FF">
          <w:t xml:space="preserve"> </w:t>
        </w:r>
      </w:ins>
      <w:del w:id="38" w:author="Selamoglu, Handan" w:date="2016-04-11T10:23:00Z">
        <w:r w:rsidR="00C5655E" w:rsidDel="00AA5046">
          <w:delText xml:space="preserve"> </w:delText>
        </w:r>
        <w:r w:rsidR="00BE1550" w:rsidDel="00AA5046">
          <w:delText>from</w:delText>
        </w:r>
        <w:r w:rsidDel="00AA5046">
          <w:delText xml:space="preserve"> its inception</w:delText>
        </w:r>
      </w:del>
      <w:del w:id="39" w:author="Selamoglu, Handan" w:date="2016-04-11T10:17:00Z">
        <w:r w:rsidRPr="00BD1B9B" w:rsidDel="009144C6">
          <w:delText>,</w:delText>
        </w:r>
      </w:del>
      <w:del w:id="40" w:author="Selamoglu, Handan" w:date="2016-04-11T10:23:00Z">
        <w:r w:rsidRPr="00BD1B9B" w:rsidDel="00AA5046">
          <w:delText xml:space="preserve"> </w:delText>
        </w:r>
      </w:del>
      <w:del w:id="41" w:author="Selamoglu, Handan" w:date="2016-04-11T10:18:00Z">
        <w:r w:rsidRPr="00BD1B9B" w:rsidDel="009144C6">
          <w:delText xml:space="preserve">Ansible </w:delText>
        </w:r>
      </w:del>
      <w:ins w:id="42" w:author="Selamoglu, Handan" w:date="2016-04-11T10:24:00Z">
        <w:r w:rsidR="00AA5046">
          <w:t>Instead of managing systems individually, it</w:t>
        </w:r>
      </w:ins>
      <w:ins w:id="43" w:author="Selamoglu, Handan" w:date="2016-04-11T10:23:00Z">
        <w:r w:rsidR="00AA5046">
          <w:t xml:space="preserve"> </w:t>
        </w:r>
      </w:ins>
      <w:r w:rsidRPr="00BD1B9B">
        <w:t xml:space="preserve">models your IT infrastructure by describing </w:t>
      </w:r>
      <w:del w:id="44" w:author="Selamoglu, Handan" w:date="2016-04-11T10:24:00Z">
        <w:r w:rsidRPr="00BD1B9B" w:rsidDel="00AA5046">
          <w:delText xml:space="preserve">how </w:delText>
        </w:r>
      </w:del>
      <w:ins w:id="45" w:author="Selamoglu, Handan" w:date="2016-04-11T10:24:00Z">
        <w:r w:rsidR="00AA5046">
          <w:t>the inter-relationships among</w:t>
        </w:r>
        <w:r w:rsidR="00AA5046" w:rsidRPr="00BD1B9B">
          <w:t xml:space="preserve"> </w:t>
        </w:r>
      </w:ins>
      <w:r w:rsidRPr="00BD1B9B">
        <w:t xml:space="preserve">all </w:t>
      </w:r>
      <w:del w:id="46" w:author="Selamoglu, Handan" w:date="2016-04-12T08:44:00Z">
        <w:r w:rsidRPr="00BD1B9B" w:rsidDel="001A46FF">
          <w:delText xml:space="preserve">of </w:delText>
        </w:r>
      </w:del>
      <w:r w:rsidRPr="00BD1B9B">
        <w:t>your systems</w:t>
      </w:r>
      <w:del w:id="47" w:author="Selamoglu, Handan" w:date="2016-04-11T10:24:00Z">
        <w:r w:rsidRPr="00BD1B9B" w:rsidDel="00AA5046">
          <w:delText xml:space="preserve"> inter-relate, rather than just managing one system at a time</w:delText>
        </w:r>
      </w:del>
      <w:r w:rsidRPr="00BD1B9B">
        <w:t>.</w:t>
      </w:r>
    </w:p>
    <w:p w14:paraId="227E07A8" w14:textId="5D5B8256" w:rsidR="00BD1B9B" w:rsidRPr="00BD1B9B" w:rsidRDefault="00BD1B9B" w:rsidP="008E417D">
      <w:pPr>
        <w:rPr>
          <w:bCs/>
        </w:rPr>
      </w:pPr>
      <w:r>
        <w:t>A key advantage to Ansible over other automation engines is that i</w:t>
      </w:r>
      <w:r w:rsidRPr="00BD1B9B">
        <w:t xml:space="preserve">t uses no agents and no additional custom security infrastructure, </w:t>
      </w:r>
      <w:del w:id="48" w:author="Selamoglu, Handan" w:date="2016-04-11T10:26:00Z">
        <w:r w:rsidRPr="00BD1B9B" w:rsidDel="00AA5046">
          <w:delText>so it's easy to</w:delText>
        </w:r>
      </w:del>
      <w:ins w:id="49" w:author="Selamoglu, Handan" w:date="2016-04-11T10:26:00Z">
        <w:r w:rsidR="00AA5046">
          <w:t>which simplifies</w:t>
        </w:r>
      </w:ins>
      <w:r w:rsidRPr="00BD1B9B">
        <w:t xml:space="preserve"> deploy</w:t>
      </w:r>
      <w:ins w:id="50" w:author="Selamoglu, Handan" w:date="2016-04-11T10:26:00Z">
        <w:r w:rsidR="00AA5046">
          <w:t>ment</w:t>
        </w:r>
      </w:ins>
      <w:ins w:id="51" w:author="Selamoglu, Handan" w:date="2016-04-11T10:25:00Z">
        <w:r w:rsidR="00AA5046">
          <w:t>.</w:t>
        </w:r>
      </w:ins>
      <w:r w:rsidRPr="00BD1B9B">
        <w:t xml:space="preserve"> </w:t>
      </w:r>
      <w:del w:id="52" w:author="Selamoglu, Handan" w:date="2016-04-11T10:25:00Z">
        <w:r w:rsidRPr="00BD1B9B" w:rsidDel="00AA5046">
          <w:delText>- and most importantly, it</w:delText>
        </w:r>
      </w:del>
      <w:ins w:id="53" w:author="Selamoglu, Handan" w:date="2016-04-11T10:25:00Z">
        <w:r w:rsidR="00AA5046">
          <w:t>Ansible</w:t>
        </w:r>
      </w:ins>
      <w:r w:rsidRPr="00BD1B9B">
        <w:t xml:space="preserve"> uses a very simple</w:t>
      </w:r>
      <w:ins w:id="54" w:author="Selamoglu, Handan" w:date="2016-04-11T10:29:00Z">
        <w:r w:rsidR="00C65F20">
          <w:t>, human-readable</w:t>
        </w:r>
      </w:ins>
      <w:r w:rsidRPr="00BD1B9B">
        <w:t xml:space="preserve"> language </w:t>
      </w:r>
      <w:ins w:id="55" w:author="Selamoglu, Handan" w:date="2016-04-11T10:29:00Z">
        <w:r w:rsidR="00C65F20">
          <w:t xml:space="preserve">called </w:t>
        </w:r>
      </w:ins>
      <w:del w:id="56" w:author="Selamoglu, Handan" w:date="2016-04-11T10:29:00Z">
        <w:r w:rsidRPr="00BD1B9B" w:rsidDel="00C65F20">
          <w:delText>(</w:delText>
        </w:r>
      </w:del>
      <w:r w:rsidRPr="00BD1B9B">
        <w:t>YAML</w:t>
      </w:r>
      <w:ins w:id="57" w:author="Selamoglu, Handan" w:date="2016-04-11T10:27:00Z">
        <w:r w:rsidR="00AA5046">
          <w:t xml:space="preserve"> </w:t>
        </w:r>
      </w:ins>
      <w:del w:id="58" w:author="Selamoglu, Handan" w:date="2016-04-11T10:28:00Z">
        <w:r w:rsidRPr="00BD1B9B" w:rsidDel="00AA5046">
          <w:delText>, in the form of</w:delText>
        </w:r>
      </w:del>
      <w:ins w:id="59" w:author="Selamoglu, Handan" w:date="2016-04-11T10:28:00Z">
        <w:r w:rsidR="00AA5046">
          <w:t>for</w:t>
        </w:r>
      </w:ins>
      <w:r w:rsidRPr="00BD1B9B">
        <w:t xml:space="preserve"> Ansible </w:t>
      </w:r>
      <w:ins w:id="60" w:author="Selamoglu, Handan" w:date="2016-04-12T08:45:00Z">
        <w:r w:rsidR="001A46FF">
          <w:t>p</w:t>
        </w:r>
      </w:ins>
      <w:del w:id="61" w:author="Selamoglu, Handan" w:date="2016-04-12T08:45:00Z">
        <w:r w:rsidRPr="00BD1B9B" w:rsidDel="001A46FF">
          <w:delText>P</w:delText>
        </w:r>
      </w:del>
      <w:r w:rsidRPr="00BD1B9B">
        <w:t>laybooks</w:t>
      </w:r>
      <w:ins w:id="62" w:author="Selamoglu, Handan" w:date="2016-04-11T10:28:00Z">
        <w:r w:rsidR="00C65F20">
          <w:t xml:space="preserve">, </w:t>
        </w:r>
      </w:ins>
      <w:ins w:id="63" w:author="Selamoglu, Handan" w:date="2016-04-11T10:29:00Z">
        <w:r w:rsidR="00C65F20">
          <w:t>to</w:t>
        </w:r>
      </w:ins>
      <w:ins w:id="64" w:author="Selamoglu, Handan" w:date="2016-04-11T10:28:00Z">
        <w:r w:rsidR="00C65F20">
          <w:t xml:space="preserve"> manage configuration</w:t>
        </w:r>
      </w:ins>
      <w:ins w:id="65" w:author="Selamoglu, Handan" w:date="2016-04-11T10:30:00Z">
        <w:r w:rsidR="00C65F20">
          <w:t>, deployment,</w:t>
        </w:r>
      </w:ins>
      <w:ins w:id="66" w:author="Selamoglu, Handan" w:date="2016-04-11T10:29:00Z">
        <w:r w:rsidR="00C65F20">
          <w:t xml:space="preserve"> and </w:t>
        </w:r>
      </w:ins>
      <w:ins w:id="67" w:author="Selamoglu, Handan" w:date="2016-04-11T10:30:00Z">
        <w:r w:rsidR="00C65F20">
          <w:t>orchestration</w:t>
        </w:r>
      </w:ins>
      <w:ins w:id="68" w:author="Selamoglu, Handan" w:date="2016-04-11T10:29:00Z">
        <w:r w:rsidR="00C65F20">
          <w:t xml:space="preserve"> tasks</w:t>
        </w:r>
      </w:ins>
      <w:del w:id="69" w:author="Selamoglu, Handan" w:date="2016-04-11T10:29:00Z">
        <w:r w:rsidRPr="00BD1B9B" w:rsidDel="00C65F20">
          <w:delText xml:space="preserve">) that </w:delText>
        </w:r>
      </w:del>
      <w:del w:id="70" w:author="Selamoglu, Handan" w:date="2016-04-11T10:25:00Z">
        <w:r w:rsidRPr="00BD1B9B" w:rsidDel="00AA5046">
          <w:delText xml:space="preserve">allow </w:delText>
        </w:r>
      </w:del>
      <w:del w:id="71" w:author="Selamoglu, Handan" w:date="2016-04-11T10:29:00Z">
        <w:r w:rsidRPr="00BD1B9B" w:rsidDel="00C65F20">
          <w:delText>you to describe your automation jobs in a way that approaches plain English</w:delText>
        </w:r>
      </w:del>
      <w:r w:rsidRPr="00BD1B9B">
        <w:t xml:space="preserve">. Ansible works by connecting to your nodes and </w:t>
      </w:r>
      <w:del w:id="72" w:author="Selamoglu, Handan" w:date="2016-04-11T10:31:00Z">
        <w:r w:rsidRPr="00BD1B9B" w:rsidDel="00C65F20">
          <w:delText>pushing out</w:delText>
        </w:r>
      </w:del>
      <w:ins w:id="73" w:author="Selamoglu, Handan" w:date="2016-04-11T10:32:00Z">
        <w:r w:rsidR="00C65F20">
          <w:t>running</w:t>
        </w:r>
      </w:ins>
      <w:r w:rsidRPr="00BD1B9B">
        <w:t xml:space="preserve"> small programs, called </w:t>
      </w:r>
      <w:del w:id="74" w:author="Selamoglu, Handan" w:date="2016-04-11T10:32:00Z">
        <w:r w:rsidRPr="00BD1B9B" w:rsidDel="00C65F20">
          <w:delText>"</w:delText>
        </w:r>
      </w:del>
      <w:r w:rsidRPr="00BD1B9B">
        <w:t xml:space="preserve">Ansible </w:t>
      </w:r>
      <w:ins w:id="75" w:author="Selamoglu, Handan" w:date="2016-04-11T10:32:00Z">
        <w:r w:rsidR="00C65F20">
          <w:t>m</w:t>
        </w:r>
      </w:ins>
      <w:del w:id="76" w:author="Selamoglu, Handan" w:date="2016-04-11T10:32:00Z">
        <w:r w:rsidRPr="00BD1B9B" w:rsidDel="00C65F20">
          <w:delText>M</w:delText>
        </w:r>
      </w:del>
      <w:r w:rsidRPr="00BD1B9B">
        <w:t>odules</w:t>
      </w:r>
      <w:ins w:id="77" w:author="Selamoglu, Handan" w:date="2016-04-11T10:35:00Z">
        <w:r w:rsidR="00C65F20">
          <w:t>,</w:t>
        </w:r>
      </w:ins>
      <w:del w:id="78" w:author="Selamoglu, Handan" w:date="2016-04-11T10:32:00Z">
        <w:r w:rsidRPr="00BD1B9B" w:rsidDel="00C65F20">
          <w:delText>"</w:delText>
        </w:r>
      </w:del>
      <w:r w:rsidRPr="00BD1B9B">
        <w:t xml:space="preserve"> </w:t>
      </w:r>
      <w:del w:id="79" w:author="Selamoglu, Handan" w:date="2016-04-11T10:32:00Z">
        <w:r w:rsidRPr="00BD1B9B" w:rsidDel="00C65F20">
          <w:delText xml:space="preserve">to them. These programs are written to </w:delText>
        </w:r>
        <w:commentRangeStart w:id="80"/>
        <w:r w:rsidRPr="00BD1B9B" w:rsidDel="00C65F20">
          <w:delText>be</w:delText>
        </w:r>
      </w:del>
      <w:ins w:id="81" w:author="Selamoglu, Handan" w:date="2016-04-11T10:32:00Z">
        <w:r w:rsidR="00C65F20">
          <w:t>to</w:t>
        </w:r>
      </w:ins>
      <w:ins w:id="82" w:author="Selamoglu, Handan" w:date="2016-04-11T10:34:00Z">
        <w:r w:rsidR="00C65F20">
          <w:t xml:space="preserve"> configure the</w:t>
        </w:r>
      </w:ins>
      <w:r w:rsidRPr="00BD1B9B">
        <w:t xml:space="preserve"> resource</w:t>
      </w:r>
      <w:ins w:id="83" w:author="Selamoglu, Handan" w:date="2016-04-11T10:35:00Z">
        <w:r w:rsidR="00C65F20">
          <w:t>s</w:t>
        </w:r>
      </w:ins>
      <w:r w:rsidRPr="00BD1B9B">
        <w:t xml:space="preserve"> </w:t>
      </w:r>
      <w:del w:id="84" w:author="Selamoglu, Handan" w:date="2016-04-11T10:35:00Z">
        <w:r w:rsidRPr="00BD1B9B" w:rsidDel="00C65F20">
          <w:delText>models of the desired state of</w:delText>
        </w:r>
      </w:del>
      <w:r w:rsidRPr="00BD1B9B">
        <w:t xml:space="preserve"> </w:t>
      </w:r>
      <w:del w:id="85" w:author="Selamoglu, Handan" w:date="2016-04-11T10:35:00Z">
        <w:r w:rsidRPr="00BD1B9B" w:rsidDel="00C65F20">
          <w:delText xml:space="preserve">the </w:delText>
        </w:r>
      </w:del>
      <w:ins w:id="86" w:author="Selamoglu, Handan" w:date="2016-04-11T10:35:00Z">
        <w:r w:rsidR="00C65F20">
          <w:t>for your</w:t>
        </w:r>
        <w:r w:rsidR="00C65F20" w:rsidRPr="00BD1B9B">
          <w:t xml:space="preserve"> </w:t>
        </w:r>
      </w:ins>
      <w:r w:rsidRPr="00BD1B9B">
        <w:t>system</w:t>
      </w:r>
      <w:commentRangeEnd w:id="80"/>
      <w:r w:rsidR="00C65F20">
        <w:rPr>
          <w:rStyle w:val="CommentReference"/>
        </w:rPr>
        <w:commentReference w:id="80"/>
      </w:r>
      <w:r w:rsidRPr="00BD1B9B">
        <w:t xml:space="preserve">. Ansible </w:t>
      </w:r>
      <w:del w:id="87" w:author="Selamoglu, Handan" w:date="2016-04-11T10:35:00Z">
        <w:r w:rsidRPr="00BD1B9B" w:rsidDel="00C65F20">
          <w:delText xml:space="preserve">then </w:delText>
        </w:r>
      </w:del>
      <w:r w:rsidRPr="00BD1B9B">
        <w:t xml:space="preserve">executes these modules </w:t>
      </w:r>
      <w:del w:id="88" w:author="Selamoglu, Handan" w:date="2016-04-11T10:35:00Z">
        <w:r w:rsidRPr="00BD1B9B" w:rsidDel="00C65F20">
          <w:delText>(</w:delText>
        </w:r>
      </w:del>
      <w:r w:rsidRPr="00BD1B9B">
        <w:t xml:space="preserve">over </w:t>
      </w:r>
      <w:ins w:id="89" w:author="Selamoglu, Handan" w:date="2016-04-11T11:53:00Z">
        <w:r w:rsidR="000B336F">
          <w:t>Secure Shell (</w:t>
        </w:r>
      </w:ins>
      <w:r w:rsidRPr="00BD1B9B">
        <w:t>SSH</w:t>
      </w:r>
      <w:ins w:id="90" w:author="Selamoglu, Handan" w:date="2016-04-11T11:54:00Z">
        <w:r w:rsidR="000B336F">
          <w:t>)</w:t>
        </w:r>
      </w:ins>
      <w:r w:rsidRPr="00BD1B9B">
        <w:t xml:space="preserve"> by default</w:t>
      </w:r>
      <w:del w:id="91" w:author="Selamoglu, Handan" w:date="2016-04-11T10:35:00Z">
        <w:r w:rsidRPr="00BD1B9B" w:rsidDel="00C65F20">
          <w:delText>)</w:delText>
        </w:r>
      </w:del>
      <w:r w:rsidRPr="00BD1B9B">
        <w:t>, and removes them when finished</w:t>
      </w:r>
      <w:commentRangeStart w:id="92"/>
      <w:r w:rsidRPr="00BD1B9B">
        <w:t>.</w:t>
      </w:r>
      <w:commentRangeEnd w:id="92"/>
      <w:r w:rsidR="00FC60B3">
        <w:rPr>
          <w:rStyle w:val="CommentReference"/>
          <w:kern w:val="28"/>
        </w:rPr>
        <w:commentReference w:id="92"/>
      </w:r>
    </w:p>
    <w:p w14:paraId="428EFA63" w14:textId="3DCA8CB2" w:rsidR="00C5655E" w:rsidRPr="0075176B" w:rsidRDefault="008E417D" w:rsidP="00C5655E">
      <w:pPr>
        <w:pStyle w:val="Heading2"/>
      </w:pPr>
      <w:bookmarkStart w:id="93" w:name="_Toc445465198"/>
      <w:bookmarkStart w:id="94" w:name="_Toc448217035"/>
      <w:r>
        <w:rPr>
          <w:noProof/>
        </w:rPr>
        <w:lastRenderedPageBreak/>
        <mc:AlternateContent>
          <mc:Choice Requires="wps">
            <w:drawing>
              <wp:anchor distT="0" distB="0" distL="137160" distR="137160" simplePos="0" relativeHeight="251791360" behindDoc="0" locked="0" layoutInCell="0" allowOverlap="1" wp14:anchorId="17733E8D" wp14:editId="65D27A00">
                <wp:simplePos x="0" y="0"/>
                <wp:positionH relativeFrom="margin">
                  <wp:posOffset>4991100</wp:posOffset>
                </wp:positionH>
                <wp:positionV relativeFrom="margin">
                  <wp:posOffset>47625</wp:posOffset>
                </wp:positionV>
                <wp:extent cx="621665" cy="1398905"/>
                <wp:effectExtent l="0" t="7620" r="0" b="0"/>
                <wp:wrapSquare wrapText="bothSides"/>
                <wp:docPr id="11"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40FD3034" w14:textId="77777777" w:rsidR="001A46FF" w:rsidRPr="006B009D" w:rsidRDefault="001A46FF"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33E8D" id="AutoShape 2" o:spid="_x0000_s1026" href="https://console.aws.amazon.com/cloudformation/home?region=us-west-2#/stacks/new?stackName=AnsibleTower&amp;templateURL=https:%2F%2Fs3.amazonaws.com%2Fquickstart-reference%2Fansible%2Flatest%2Ftemplates%2FAnsible-Tower-QuickStart.template" style="position:absolute;margin-left:393pt;margin-top:3.75pt;width:48.95pt;height:110.15pt;rotation:90;z-index:25179136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" o:allowincell="f" o:button="t" fillcolor="#007cbc" stroked="f">
                <v:fill o:detectmouseclick="t"/>
                <v:textbox inset="5.76pt,2.16pt,5.76pt,2.16pt">
                  <w:txbxContent>
                    <w:p w14:paraId="40FD3034" w14:textId="77777777" w:rsidR="001A46FF" w:rsidRPr="006B009D" w:rsidRDefault="001A46FF"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rsidR="00C5655E">
        <w:t>Quick Links</w:t>
      </w:r>
      <w:bookmarkEnd w:id="93"/>
      <w:bookmarkEnd w:id="94"/>
    </w:p>
    <w:p w14:paraId="022870B9" w14:textId="6364AF6F" w:rsidR="00C5655E" w:rsidRPr="00487A30" w:rsidRDefault="00C5655E" w:rsidP="008E417D">
      <w:r>
        <w:rPr>
          <w:noProof/>
        </w:rPr>
        <mc:AlternateContent>
          <mc:Choice Requires="wps">
            <w:drawing>
              <wp:anchor distT="0" distB="0" distL="137160" distR="137160" simplePos="0" relativeHeight="251790336" behindDoc="0" locked="0" layoutInCell="0" allowOverlap="1" wp14:anchorId="3C92D20B" wp14:editId="4FF7D759">
                <wp:simplePos x="0" y="0"/>
                <wp:positionH relativeFrom="margin">
                  <wp:posOffset>5120005</wp:posOffset>
                </wp:positionH>
                <wp:positionV relativeFrom="margin">
                  <wp:posOffset>1514475</wp:posOffset>
                </wp:positionV>
                <wp:extent cx="374650" cy="1395095"/>
                <wp:effectExtent l="4127" t="0" r="0" b="0"/>
                <wp:wrapSquare wrapText="bothSides"/>
                <wp:docPr id="10" name="AutoShape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5095"/>
                        </a:xfrm>
                        <a:prstGeom prst="roundRect">
                          <a:avLst>
                            <a:gd name="adj" fmla="val 13032"/>
                          </a:avLst>
                        </a:prstGeom>
                        <a:solidFill>
                          <a:srgbClr val="F2A52C"/>
                        </a:solidFill>
                        <a:extLst/>
                      </wps:spPr>
                      <wps:txbx>
                        <w:txbxContent>
                          <w:p w14:paraId="4C2F02E5" w14:textId="77777777" w:rsidR="001A46FF" w:rsidRPr="006B009D" w:rsidRDefault="001A46FF"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C92D20B" id="_x0000_s1027" href="https://s3.amazonaws.com/quickstart-reference/ansible/latest/templates/Ansible-Tower-QuickStart.template" style="position:absolute;margin-left:403.15pt;margin-top:119.25pt;width:29.5pt;height:109.8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" o:allowincell="f" o:button="t" fillcolor="#f2a52c" stroked="f">
                <v:fill o:detectmouseclick="t"/>
                <v:textbox inset="5.76pt,2.16pt,5.76pt,2.16pt">
                  <w:txbxContent>
                    <w:p w14:paraId="4C2F02E5" w14:textId="77777777" w:rsidR="001A46FF" w:rsidRPr="006B009D" w:rsidRDefault="001A46FF"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v:textbox>
                <w10:wrap type="square" anchorx="margin" anchory="margin"/>
              </v:roundrect>
            </w:pict>
          </mc:Fallback>
        </mc:AlternateContent>
      </w:r>
      <w:r>
        <w:t>If you have an AWS account and you’re already familiar with AWS and Ansible</w:t>
      </w:r>
      <w:ins w:id="95" w:author="Selamoglu, Handan" w:date="2016-04-11T10:46:00Z">
        <w:r w:rsidR="008E417D">
          <w:t xml:space="preserve"> Tower</w:t>
        </w:r>
      </w:ins>
      <w:r>
        <w:t xml:space="preserve">, you can </w:t>
      </w:r>
      <w:hyperlink r:id="rId18" w:anchor="/stacks/new?stackName=AnsibleTower&amp;templateURL=https:%2F%2Fs3.amazonaws.com%2Fquickstart-reference%2Fansible%2Flatest%2Ftemplates%2FAnsible-Tower-QuickStart.template" w:history="1">
        <w:r w:rsidR="008E417D" w:rsidRPr="008E417D">
          <w:rPr>
            <w:rStyle w:val="Hyperlink"/>
          </w:rPr>
          <w:t>launch the Quick Start</w:t>
        </w:r>
      </w:hyperlink>
      <w:r w:rsidRPr="00F03825">
        <w:t xml:space="preserve"> </w:t>
      </w:r>
      <w:r>
        <w:t xml:space="preserve">to build the architecture shown in </w:t>
      </w:r>
      <w:hyperlink w:anchor="_Architecture_Overview" w:history="1">
        <w:r w:rsidRPr="00F03825">
          <w:rPr>
            <w:rStyle w:val="Hyperlink"/>
          </w:rPr>
          <w:t>Figure 1</w:t>
        </w:r>
      </w:hyperlink>
      <w:r>
        <w:t xml:space="preserve">. The deployment takes approximately 20 minutes. If you’re new to AWS or </w:t>
      </w:r>
      <w:r w:rsidR="00557649">
        <w:t>Ansible Tower</w:t>
      </w:r>
      <w:r>
        <w:t>, please</w:t>
      </w:r>
      <w:r w:rsidRPr="00487A30">
        <w:t xml:space="preserve"> </w:t>
      </w:r>
      <w:r>
        <w:t>review the</w:t>
      </w:r>
      <w:r w:rsidRPr="00487A30">
        <w:t xml:space="preserve"> </w:t>
      </w:r>
      <w:r>
        <w:t>implementation details</w:t>
      </w:r>
      <w:r w:rsidRPr="00487A30">
        <w:t xml:space="preserve"> and </w:t>
      </w:r>
      <w:r>
        <w:br/>
        <w:t xml:space="preserve">follow the </w:t>
      </w:r>
      <w:hyperlink w:anchor="_Automated_Deployment_and" w:history="1">
        <w:r w:rsidRPr="0043665A">
          <w:rPr>
            <w:rStyle w:val="Hyperlink"/>
          </w:rPr>
          <w:t>step-by-step instructions</w:t>
        </w:r>
      </w:hyperlink>
      <w:r>
        <w:t xml:space="preserve"> provided later in this guide </w:t>
      </w:r>
      <w:r>
        <w:br/>
        <w:t xml:space="preserve">to launch the Quick Start. </w:t>
      </w:r>
      <w:r w:rsidRPr="00487A30">
        <w:t xml:space="preserve"> </w:t>
      </w:r>
    </w:p>
    <w:p w14:paraId="64792AFE" w14:textId="30A33BF2" w:rsidR="00C5655E" w:rsidRPr="00487A30" w:rsidRDefault="00C5655E" w:rsidP="008E417D">
      <w:r>
        <w:t xml:space="preserve">If you want to take a look under the covers, you can </w:t>
      </w:r>
      <w:hyperlink r:id="rId19" w:history="1">
        <w:r w:rsidR="008E417D" w:rsidRPr="008E417D">
          <w:rPr>
            <w:rStyle w:val="Hyperlink"/>
          </w:rPr>
          <w:t xml:space="preserve">view the </w:t>
        </w:r>
        <w:r w:rsidR="00E4262A">
          <w:rPr>
            <w:rStyle w:val="Hyperlink"/>
          </w:rPr>
          <w:br/>
        </w:r>
        <w:r w:rsidRPr="008E417D">
          <w:rPr>
            <w:rStyle w:val="Hyperlink"/>
          </w:rPr>
          <w:t>AWS CloudFormation template</w:t>
        </w:r>
      </w:hyperlink>
      <w:r>
        <w:t xml:space="preserve"> that automates this deployment. The default configuration deploys </w:t>
      </w:r>
      <w:commentRangeStart w:id="96"/>
      <w:r>
        <w:t xml:space="preserve">three </w:t>
      </w:r>
      <w:commentRangeEnd w:id="96"/>
      <w:r w:rsidR="001A46FF">
        <w:rPr>
          <w:rStyle w:val="CommentReference"/>
          <w:kern w:val="28"/>
        </w:rPr>
        <w:commentReference w:id="96"/>
      </w:r>
      <w:r>
        <w:t>servers that use the t2.medium instance type by default</w:t>
      </w:r>
      <w:del w:id="97" w:author="Selamoglu, Handan" w:date="2016-04-12T08:47:00Z">
        <w:r w:rsidDel="001A46FF">
          <w:delText xml:space="preserve">, but </w:delText>
        </w:r>
        <w:commentRangeStart w:id="98"/>
        <w:r w:rsidDel="001A46FF">
          <w:delText xml:space="preserve">you can customize the </w:delText>
        </w:r>
        <w:r w:rsidR="008E417D" w:rsidDel="001A46FF">
          <w:br/>
        </w:r>
        <w:r w:rsidDel="001A46FF">
          <w:delText>template</w:delText>
        </w:r>
      </w:del>
      <w:commentRangeEnd w:id="98"/>
      <w:r w:rsidR="001A46FF">
        <w:rPr>
          <w:rStyle w:val="CommentReference"/>
          <w:kern w:val="28"/>
        </w:rPr>
        <w:commentReference w:id="98"/>
      </w:r>
      <w:del w:id="99" w:author="Selamoglu, Handan" w:date="2016-04-12T08:47:00Z">
        <w:r w:rsidDel="001A46FF">
          <w:delText xml:space="preserve"> if you’d like</w:delText>
        </w:r>
      </w:del>
      <w:r>
        <w:t xml:space="preserve">. </w:t>
      </w:r>
    </w:p>
    <w:p w14:paraId="70AE4911" w14:textId="3AA9680F" w:rsidR="006D45F3" w:rsidRDefault="006D45F3" w:rsidP="006D45F3">
      <w:pPr>
        <w:pStyle w:val="Heading2"/>
      </w:pPr>
      <w:bookmarkStart w:id="100" w:name="_Toc448217036"/>
      <w:r>
        <w:t>Cost and Licenses</w:t>
      </w:r>
      <w:bookmarkEnd w:id="100"/>
    </w:p>
    <w:p w14:paraId="6A9B996C" w14:textId="77777777" w:rsidR="00811A18" w:rsidRDefault="00811A18" w:rsidP="00F14867">
      <w:r w:rsidRPr="00487A30">
        <w:t xml:space="preserve">You are responsible for the cost of the AWS services used </w:t>
      </w:r>
      <w:r>
        <w:t>while running this Quick Start reference d</w:t>
      </w:r>
      <w:r w:rsidRPr="00487A30">
        <w:t xml:space="preserve">eployment. </w:t>
      </w:r>
      <w:r w:rsidRPr="00EA6A7D">
        <w:t>There is n</w:t>
      </w:r>
      <w:r>
        <w:t>o additional cost for using the</w:t>
      </w:r>
      <w:r w:rsidRPr="00EA6A7D">
        <w:t xml:space="preserve"> Quick Start. </w:t>
      </w:r>
      <w:r>
        <w:t>As of the date of publication, the cost for using the Quick Start</w:t>
      </w:r>
      <w:r w:rsidRPr="00487A30">
        <w:t xml:space="preserve"> with default settings </w:t>
      </w:r>
      <w:commentRangeStart w:id="101"/>
      <w:r w:rsidRPr="00487A30">
        <w:t xml:space="preserve">is approximately </w:t>
      </w:r>
      <w:r>
        <w:t>$0.18</w:t>
      </w:r>
      <w:r w:rsidRPr="00487A30">
        <w:rPr>
          <w:color w:val="C00000"/>
        </w:rPr>
        <w:t xml:space="preserve"> </w:t>
      </w:r>
      <w:r w:rsidRPr="00487A30">
        <w:t>an hour</w:t>
      </w:r>
      <w:commentRangeEnd w:id="101"/>
      <w:r w:rsidR="00F14867">
        <w:rPr>
          <w:rStyle w:val="CommentReference"/>
          <w:kern w:val="28"/>
        </w:rPr>
        <w:commentReference w:id="101"/>
      </w:r>
      <w:r w:rsidRPr="00487A30">
        <w:t xml:space="preserve">. </w:t>
      </w:r>
      <w:r>
        <w:t>Prices are</w:t>
      </w:r>
      <w:r w:rsidRPr="00EA6A7D">
        <w:t xml:space="preserve"> subject</w:t>
      </w:r>
      <w:r>
        <w:t xml:space="preserve"> to change. See the pricing pages for each AWS service you will be using or the </w:t>
      </w:r>
      <w:hyperlink r:id="rId20" w:history="1">
        <w:r w:rsidRPr="00692862">
          <w:rPr>
            <w:rStyle w:val="Hyperlink"/>
          </w:rPr>
          <w:t>AWS Simple Monthly Calculator</w:t>
        </w:r>
      </w:hyperlink>
      <w:r>
        <w:t xml:space="preserve"> for full details. </w:t>
      </w:r>
    </w:p>
    <w:p w14:paraId="4A392BE2" w14:textId="48C28F30" w:rsidR="00F1107A" w:rsidRDefault="00811A18" w:rsidP="00F14867">
      <w:r>
        <w:t>This Quick</w:t>
      </w:r>
      <w:ins w:id="102" w:author="Selamoglu, Handan" w:date="2016-04-11T11:17:00Z">
        <w:r w:rsidR="00F14867">
          <w:t xml:space="preserve"> </w:t>
        </w:r>
      </w:ins>
      <w:r>
        <w:t>Start deploy</w:t>
      </w:r>
      <w:ins w:id="103" w:author="Selamoglu, Handan" w:date="2016-04-11T11:17:00Z">
        <w:r w:rsidR="00F14867">
          <w:t>s</w:t>
        </w:r>
      </w:ins>
      <w:r>
        <w:t xml:space="preserve"> Ansible Tower on</w:t>
      </w:r>
      <w:ins w:id="104" w:author="Selamoglu, Handan" w:date="2016-04-11T11:17:00Z">
        <w:r w:rsidR="00F14867">
          <w:t xml:space="preserve"> the</w:t>
        </w:r>
      </w:ins>
      <w:r>
        <w:t xml:space="preserve"> AWS cloud </w:t>
      </w:r>
      <w:del w:id="105" w:author="Selamoglu, Handan" w:date="2016-04-11T11:18:00Z">
        <w:r w:rsidDel="00F14867">
          <w:delText xml:space="preserve">and along </w:delText>
        </w:r>
      </w:del>
      <w:r>
        <w:t xml:space="preserve">with </w:t>
      </w:r>
      <w:del w:id="106" w:author="Selamoglu, Handan" w:date="2016-04-11T11:18:00Z">
        <w:r w:rsidDel="00F14867">
          <w:delText xml:space="preserve">Ansible </w:delText>
        </w:r>
      </w:del>
      <w:r>
        <w:t xml:space="preserve">Linux Ansible </w:t>
      </w:r>
      <w:ins w:id="107" w:author="Selamoglu, Handan" w:date="2016-04-12T08:50:00Z">
        <w:r w:rsidR="001A46FF">
          <w:t>c</w:t>
        </w:r>
      </w:ins>
      <w:del w:id="108" w:author="Selamoglu, Handan" w:date="2016-04-12T08:50:00Z">
        <w:r w:rsidDel="001A46FF">
          <w:delText>C</w:delText>
        </w:r>
      </w:del>
      <w:r>
        <w:t xml:space="preserve">lient. Ansible and Ansible Tower have separate licensing models. </w:t>
      </w:r>
    </w:p>
    <w:p w14:paraId="552B1C3C" w14:textId="0BCC3476" w:rsidR="00811A18" w:rsidRDefault="00811A18" w:rsidP="00F14867">
      <w:pPr>
        <w:pStyle w:val="Heading3"/>
      </w:pPr>
      <w:bookmarkStart w:id="109" w:name="_Toc448217037"/>
      <w:r>
        <w:t>Ansible Tower Licenses</w:t>
      </w:r>
      <w:bookmarkEnd w:id="109"/>
    </w:p>
    <w:p w14:paraId="1109040E" w14:textId="2BE4F882" w:rsidR="00811A18" w:rsidRDefault="00811A18" w:rsidP="00F14867">
      <w:r>
        <w:t xml:space="preserve">Ansible Tower is subject to the </w:t>
      </w:r>
      <w:ins w:id="110" w:author="Selamoglu, Handan" w:date="2016-04-11T11:24:00Z">
        <w:r w:rsidR="00F14867">
          <w:fldChar w:fldCharType="begin"/>
        </w:r>
        <w:r w:rsidR="00F14867">
          <w:instrText xml:space="preserve"> HYPERLINK "http://www.ansible.com/subscription-agreement" </w:instrText>
        </w:r>
        <w:r w:rsidR="00F14867">
          <w:fldChar w:fldCharType="separate"/>
        </w:r>
        <w:r w:rsidRPr="00F14867">
          <w:rPr>
            <w:rStyle w:val="Hyperlink"/>
          </w:rPr>
          <w:t>Ansible Software Subscription and Services Agreement</w:t>
        </w:r>
        <w:r w:rsidR="00F14867">
          <w:fldChar w:fldCharType="end"/>
        </w:r>
      </w:ins>
      <w:del w:id="111" w:author="Selamoglu, Handan" w:date="2016-04-11T11:24:00Z">
        <w:r w:rsidDel="00F14867">
          <w:delText xml:space="preserve"> located at http://www.ansible.com/subscription-agreement</w:delText>
        </w:r>
      </w:del>
      <w:r>
        <w:t xml:space="preserve">. </w:t>
      </w:r>
      <w:commentRangeStart w:id="112"/>
      <w:r>
        <w:t>Ansible Tower is a proprietary product offered by Ansible, Inc. and its use is not intended to prohibit the rights under any open source license.</w:t>
      </w:r>
      <w:commentRangeEnd w:id="112"/>
      <w:r w:rsidR="00417DE7">
        <w:rPr>
          <w:rStyle w:val="CommentReference"/>
          <w:kern w:val="28"/>
        </w:rPr>
        <w:commentReference w:id="112"/>
      </w:r>
      <w:r w:rsidR="00164E39">
        <w:t xml:space="preserve"> </w:t>
      </w:r>
    </w:p>
    <w:p w14:paraId="23FB18D9" w14:textId="43CB72EF" w:rsidR="00164E39" w:rsidRDefault="00164E39" w:rsidP="00F14867">
      <w:del w:id="113" w:author="Selamoglu, Handan" w:date="2016-04-11T11:27:00Z">
        <w:r w:rsidRPr="00164E39" w:rsidDel="00417DE7">
          <w:rPr>
            <w:color w:val="404040"/>
            <w:shd w:val="clear" w:color="auto" w:fill="FFFFFF"/>
          </w:rPr>
          <w:delText>While a license is required for</w:delText>
        </w:r>
      </w:del>
      <w:ins w:id="114" w:author="Selamoglu, Handan" w:date="2016-04-11T11:28:00Z">
        <w:r w:rsidR="00417DE7">
          <w:rPr>
            <w:color w:val="404040"/>
            <w:shd w:val="clear" w:color="auto" w:fill="FFFFFF"/>
          </w:rPr>
          <w:t xml:space="preserve">A free trial version of </w:t>
        </w:r>
      </w:ins>
      <w:ins w:id="115" w:author="Selamoglu, Handan" w:date="2016-04-11T11:27:00Z">
        <w:r w:rsidR="00417DE7">
          <w:rPr>
            <w:color w:val="404040"/>
            <w:shd w:val="clear" w:color="auto" w:fill="FFFFFF"/>
          </w:rPr>
          <w:t>Ansible</w:t>
        </w:r>
      </w:ins>
      <w:r w:rsidRPr="00164E39">
        <w:rPr>
          <w:color w:val="404040"/>
          <w:shd w:val="clear" w:color="auto" w:fill="FFFFFF"/>
        </w:rPr>
        <w:t xml:space="preserve"> Tower </w:t>
      </w:r>
      <w:del w:id="116" w:author="Selamoglu, Handan" w:date="2016-04-11T11:28:00Z">
        <w:r w:rsidRPr="00164E39" w:rsidDel="00417DE7">
          <w:rPr>
            <w:color w:val="404040"/>
            <w:shd w:val="clear" w:color="auto" w:fill="FFFFFF"/>
          </w:rPr>
          <w:delText>to run, there is no fee</w:delText>
        </w:r>
      </w:del>
      <w:ins w:id="117" w:author="Selamoglu, Handan" w:date="2016-04-11T11:28:00Z">
        <w:r w:rsidR="00417DE7">
          <w:rPr>
            <w:color w:val="404040"/>
            <w:shd w:val="clear" w:color="auto" w:fill="FFFFFF"/>
          </w:rPr>
          <w:t>is available</w:t>
        </w:r>
      </w:ins>
      <w:r w:rsidRPr="00164E39">
        <w:rPr>
          <w:color w:val="404040"/>
          <w:shd w:val="clear" w:color="auto" w:fill="FFFFFF"/>
        </w:rPr>
        <w:t xml:space="preserve"> for managing up to 10 hosts</w:t>
      </w:r>
      <w:ins w:id="118" w:author="Selamoglu, Handan" w:date="2016-04-11T11:27:00Z">
        <w:r w:rsidR="00417DE7">
          <w:rPr>
            <w:color w:val="404040"/>
            <w:shd w:val="clear" w:color="auto" w:fill="FFFFFF"/>
          </w:rPr>
          <w:t>.</w:t>
        </w:r>
      </w:ins>
      <w:r w:rsidRPr="00164E39">
        <w:rPr>
          <w:color w:val="404040"/>
          <w:shd w:val="clear" w:color="auto" w:fill="FFFFFF"/>
        </w:rPr>
        <w:t xml:space="preserve"> </w:t>
      </w:r>
      <w:ins w:id="119" w:author="Selamoglu, Handan" w:date="2016-04-11T17:50:00Z">
        <w:r w:rsidR="00E4262A">
          <w:rPr>
            <w:color w:val="404040"/>
            <w:shd w:val="clear" w:color="auto" w:fill="FFFFFF"/>
          </w:rPr>
          <w:t xml:space="preserve">After you deploy the Quick Start, you can follow the step-by-step instructions in </w:t>
        </w:r>
      </w:ins>
      <w:del w:id="120" w:author="Selamoglu, Handan" w:date="2016-04-11T17:50:00Z">
        <w:r w:rsidRPr="00164E39" w:rsidDel="00E4262A">
          <w:delText>T</w:delText>
        </w:r>
      </w:del>
      <w:ins w:id="121" w:author="Selamoglu, Handan" w:date="2016-04-11T17:50:00Z">
        <w:r w:rsidR="00E4262A">
          <w:t>t</w:t>
        </w:r>
      </w:ins>
      <w:r w:rsidRPr="00164E39">
        <w:t xml:space="preserve">his </w:t>
      </w:r>
      <w:del w:id="122" w:author="Selamoglu, Handan" w:date="2016-04-11T17:50:00Z">
        <w:r w:rsidRPr="00164E39" w:rsidDel="00E4262A">
          <w:delText xml:space="preserve">document provides a walk though of how </w:delText>
        </w:r>
      </w:del>
      <w:ins w:id="123" w:author="Selamoglu, Handan" w:date="2016-04-11T17:50:00Z">
        <w:r w:rsidR="00E4262A">
          <w:t>guide</w:t>
        </w:r>
      </w:ins>
      <w:ins w:id="124" w:author="Selamoglu, Handan" w:date="2016-04-12T08:48:00Z">
        <w:r w:rsidR="001A46FF">
          <w:t xml:space="preserve"> </w:t>
        </w:r>
      </w:ins>
      <w:r w:rsidRPr="00164E39">
        <w:t xml:space="preserve">to acquire </w:t>
      </w:r>
      <w:del w:id="125" w:author="Selamoglu, Handan" w:date="2016-04-11T17:50:00Z">
        <w:r w:rsidRPr="00164E39" w:rsidDel="00E4262A">
          <w:delText xml:space="preserve">a </w:delText>
        </w:r>
      </w:del>
      <w:ins w:id="126" w:author="Selamoglu, Handan" w:date="2016-04-11T17:50:00Z">
        <w:r w:rsidR="00E4262A">
          <w:t>the</w:t>
        </w:r>
        <w:r w:rsidR="00E4262A" w:rsidRPr="00164E39">
          <w:t xml:space="preserve"> </w:t>
        </w:r>
      </w:ins>
      <w:r w:rsidRPr="00164E39">
        <w:t>10</w:t>
      </w:r>
      <w:ins w:id="127" w:author="Selamoglu, Handan" w:date="2016-04-11T11:29:00Z">
        <w:r w:rsidR="00417DE7">
          <w:t>-</w:t>
        </w:r>
      </w:ins>
      <w:del w:id="128" w:author="Selamoglu, Handan" w:date="2016-04-11T11:29:00Z">
        <w:r w:rsidRPr="00164E39" w:rsidDel="00417DE7">
          <w:delText xml:space="preserve"> </w:delText>
        </w:r>
      </w:del>
      <w:r w:rsidRPr="00164E39">
        <w:t xml:space="preserve">host </w:t>
      </w:r>
      <w:ins w:id="129" w:author="Selamoglu, Handan" w:date="2016-04-11T17:50:00Z">
        <w:r w:rsidR="00E4262A">
          <w:t xml:space="preserve">trial </w:t>
        </w:r>
      </w:ins>
      <w:r w:rsidRPr="00164E39">
        <w:t>license</w:t>
      </w:r>
      <w:ins w:id="130" w:author="Selamoglu, Handan" w:date="2016-04-11T11:27:00Z">
        <w:r w:rsidR="00417DE7">
          <w:t>.</w:t>
        </w:r>
      </w:ins>
    </w:p>
    <w:p w14:paraId="35ACDFBC" w14:textId="3D113312" w:rsidR="00164E39" w:rsidRDefault="00164E39" w:rsidP="00F14867">
      <w:pPr>
        <w:pStyle w:val="Heading3"/>
      </w:pPr>
      <w:bookmarkStart w:id="131" w:name="_Toc448217038"/>
      <w:r>
        <w:t>Ansible Licenses</w:t>
      </w:r>
      <w:bookmarkEnd w:id="131"/>
    </w:p>
    <w:p w14:paraId="3CDE73E7" w14:textId="795FCBD4" w:rsidR="00164E39" w:rsidRPr="00164E39" w:rsidRDefault="00164E39" w:rsidP="00F14867">
      <w:r w:rsidRPr="00164E39">
        <w:t xml:space="preserve">Ansible is licensed under the </w:t>
      </w:r>
      <w:hyperlink r:id="rId21" w:tooltip="GNU General Public License" w:history="1">
        <w:r w:rsidRPr="00164E39">
          <w:rPr>
            <w:rStyle w:val="Hyperlink"/>
            <w:rFonts w:eastAsiaTheme="majorEastAsia"/>
            <w:color w:val="0B0080"/>
          </w:rPr>
          <w:t>GNU General Public License</w:t>
        </w:r>
      </w:hyperlink>
      <w:ins w:id="132" w:author="Selamoglu, Handan" w:date="2016-04-11T11:29:00Z">
        <w:r w:rsidR="00417DE7">
          <w:rPr>
            <w:rStyle w:val="Hyperlink"/>
            <w:rFonts w:eastAsiaTheme="majorEastAsia"/>
            <w:color w:val="0B0080"/>
          </w:rPr>
          <w:t>.</w:t>
        </w:r>
      </w:ins>
      <w:ins w:id="133" w:author="Selamoglu, Handan" w:date="2016-04-12T08:50:00Z">
        <w:r w:rsidR="001A46FF">
          <w:rPr>
            <w:rStyle w:val="CommentReference"/>
            <w:kern w:val="28"/>
          </w:rPr>
          <w:commentReference w:id="134"/>
        </w:r>
      </w:ins>
    </w:p>
    <w:p w14:paraId="14D61D6A" w14:textId="735B413D" w:rsidR="00487A30" w:rsidRPr="006D45F3" w:rsidRDefault="00CE654D" w:rsidP="00F1107A">
      <w:pPr>
        <w:pStyle w:val="Heading1"/>
      </w:pPr>
      <w:bookmarkStart w:id="135" w:name="_Toc448217039"/>
      <w:r w:rsidRPr="006D45F3">
        <w:lastRenderedPageBreak/>
        <w:t>Architecture</w:t>
      </w:r>
      <w:bookmarkEnd w:id="135"/>
    </w:p>
    <w:p w14:paraId="4297E13D" w14:textId="77777777" w:rsidR="009D28AF" w:rsidRDefault="009D28AF" w:rsidP="009D28AF">
      <w:r>
        <w:t xml:space="preserve">Deploying this Quick Start with the </w:t>
      </w:r>
      <w:r w:rsidRPr="00D109ED">
        <w:rPr>
          <w:b/>
        </w:rPr>
        <w:t>default parameters</w:t>
      </w:r>
      <w:r>
        <w:t xml:space="preserve"> builds the following environment in the AWS cloud.</w:t>
      </w:r>
    </w:p>
    <w:p w14:paraId="581E4B27" w14:textId="399109B8" w:rsidR="00EA1EBD" w:rsidRDefault="00EA1EBD" w:rsidP="009D28AF">
      <w:r>
        <w:rPr>
          <w:noProof/>
        </w:rPr>
        <w:drawing>
          <wp:inline distT="0" distB="0" distL="0" distR="0" wp14:anchorId="0C2EA207" wp14:editId="4D5607B8">
            <wp:extent cx="6446520" cy="39867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sible-architecture.png"/>
                    <pic:cNvPicPr/>
                  </pic:nvPicPr>
                  <pic:blipFill rotWithShape="1">
                    <a:blip r:embed="rId22" cstate="print">
                      <a:extLst>
                        <a:ext uri="{28A0092B-C50C-407E-A947-70E740481C1C}">
                          <a14:useLocalDpi xmlns:a14="http://schemas.microsoft.com/office/drawing/2010/main" val="0"/>
                        </a:ext>
                      </a:extLst>
                    </a:blip>
                    <a:srcRect l="13426" t="2312" r="8179" b="17024"/>
                    <a:stretch/>
                  </pic:blipFill>
                  <pic:spPr bwMode="auto">
                    <a:xfrm>
                      <a:off x="0" y="0"/>
                      <a:ext cx="6446520" cy="3986784"/>
                    </a:xfrm>
                    <a:prstGeom prst="rect">
                      <a:avLst/>
                    </a:prstGeom>
                    <a:ln>
                      <a:noFill/>
                    </a:ln>
                    <a:extLst>
                      <a:ext uri="{53640926-AAD7-44D8-BBD7-CCE9431645EC}">
                        <a14:shadowObscured xmlns:a14="http://schemas.microsoft.com/office/drawing/2010/main"/>
                      </a:ext>
                    </a:extLst>
                  </pic:spPr>
                </pic:pic>
              </a:graphicData>
            </a:graphic>
          </wp:inline>
        </w:drawing>
      </w:r>
    </w:p>
    <w:p w14:paraId="0CB9808D" w14:textId="1F57AFE9" w:rsidR="009E6B5A" w:rsidRDefault="00592F10" w:rsidP="009E6B5A">
      <w:pPr>
        <w:pStyle w:val="Caption"/>
      </w:pPr>
      <w:commentRangeStart w:id="136"/>
      <w:commentRangeStart w:id="137"/>
      <w:r>
        <w:rPr>
          <w:rStyle w:val="CommentReference"/>
          <w:rFonts w:eastAsia="Times New Roman"/>
          <w:b w:val="0"/>
          <w:bCs w:val="0"/>
          <w:color w:val="212120"/>
          <w:kern w:val="28"/>
        </w:rPr>
        <w:commentReference w:id="138"/>
      </w:r>
      <w:commentRangeEnd w:id="136"/>
      <w:r>
        <w:rPr>
          <w:rStyle w:val="CommentReference"/>
          <w:rFonts w:eastAsia="Times New Roman"/>
          <w:b w:val="0"/>
          <w:bCs w:val="0"/>
          <w:color w:val="212120"/>
          <w:kern w:val="28"/>
        </w:rPr>
        <w:commentReference w:id="136"/>
      </w:r>
      <w:commentRangeEnd w:id="137"/>
      <w:r w:rsidR="00E4262A">
        <w:rPr>
          <w:rStyle w:val="CommentReference"/>
          <w:rFonts w:eastAsia="Times New Roman"/>
          <w:b w:val="0"/>
          <w:bCs w:val="0"/>
          <w:color w:val="212120"/>
          <w:kern w:val="28"/>
        </w:rPr>
        <w:commentReference w:id="137"/>
      </w:r>
      <w:r>
        <w:t xml:space="preserve">Figure 1: Quick Start </w:t>
      </w:r>
      <w:r w:rsidR="00FA58A2">
        <w:t xml:space="preserve">Architecture for </w:t>
      </w:r>
      <w:r>
        <w:t>Ansible Tower</w:t>
      </w:r>
      <w:r w:rsidR="009E6B5A">
        <w:t xml:space="preserve"> on AWS</w:t>
      </w:r>
    </w:p>
    <w:p w14:paraId="68713589" w14:textId="706D9008" w:rsidR="004E5E3D" w:rsidRDefault="004E5E3D" w:rsidP="004E5E3D">
      <w:pPr>
        <w:pStyle w:val="Body"/>
        <w:spacing w:before="400" w:after="140"/>
      </w:pPr>
      <w:r>
        <w:t>This Quick Start deploys the resources shown in Figure 1 and uses them as follows:</w:t>
      </w:r>
    </w:p>
    <w:p w14:paraId="5A1FBFC1" w14:textId="2D7BBA09" w:rsidR="004E5E3D" w:rsidRDefault="004E5E3D" w:rsidP="00D30880">
      <w:pPr>
        <w:pStyle w:val="Body"/>
        <w:numPr>
          <w:ilvl w:val="0"/>
          <w:numId w:val="10"/>
        </w:numPr>
        <w:spacing w:after="140"/>
      </w:pPr>
      <w:r>
        <w:t>An Amazon VPC is created in the region you choose when you launch the stack. A single, public VPC subnet is created in a random Availability Zone.</w:t>
      </w:r>
    </w:p>
    <w:p w14:paraId="0AD21EE7" w14:textId="7D98B312" w:rsidR="003F00B7" w:rsidRDefault="004E5E3D" w:rsidP="00D30880">
      <w:pPr>
        <w:pStyle w:val="Body"/>
        <w:numPr>
          <w:ilvl w:val="0"/>
          <w:numId w:val="10"/>
        </w:numPr>
        <w:spacing w:after="140"/>
        <w:rPr>
          <w:ins w:id="139" w:author="Selamoglu, Handan" w:date="2016-04-11T14:07:00Z"/>
        </w:rPr>
      </w:pPr>
      <w:r>
        <w:t xml:space="preserve">One </w:t>
      </w:r>
      <w:del w:id="140" w:author="Selamoglu, Handan" w:date="2016-04-11T14:06:00Z">
        <w:r w:rsidDel="00081F00">
          <w:delText>Cent</w:delText>
        </w:r>
      </w:del>
      <w:del w:id="141" w:author="Selamoglu, Handan" w:date="2016-04-11T11:43:00Z">
        <w:r w:rsidDel="00FA58A2">
          <w:delText>os</w:delText>
        </w:r>
      </w:del>
      <w:ins w:id="142" w:author="Selamoglu, Handan" w:date="2016-04-11T14:06:00Z">
        <w:r w:rsidR="00081F00">
          <w:t>Linux</w:t>
        </w:r>
      </w:ins>
      <w:r>
        <w:t xml:space="preserve"> client </w:t>
      </w:r>
      <w:ins w:id="143" w:author="Selamoglu, Handan" w:date="2016-04-11T14:08:00Z">
        <w:r w:rsidR="0037321F">
          <w:t xml:space="preserve">instance </w:t>
        </w:r>
      </w:ins>
      <w:r>
        <w:t xml:space="preserve">is deployed </w:t>
      </w:r>
      <w:del w:id="144" w:author="Selamoglu, Handan" w:date="2016-04-11T11:44:00Z">
        <w:r w:rsidDel="00FA58A2">
          <w:delText xml:space="preserve">as a client </w:delText>
        </w:r>
      </w:del>
      <w:r>
        <w:t xml:space="preserve">into the VPC subnet. </w:t>
      </w:r>
      <w:ins w:id="145" w:author="Selamoglu, Handan" w:date="2016-04-11T14:06:00Z">
        <w:r w:rsidR="00081F00">
          <w:t xml:space="preserve">This Quick Start uses CentOS version 7 as the Linux client, but you can attach a </w:t>
        </w:r>
      </w:ins>
      <w:ins w:id="146" w:author="Selamoglu, Handan" w:date="2016-04-11T11:43:00Z">
        <w:r w:rsidR="00FA58A2">
          <w:t>Red Hat Enterprise Linux (</w:t>
        </w:r>
      </w:ins>
      <w:r w:rsidR="001D5400">
        <w:t>RHEL</w:t>
      </w:r>
      <w:ins w:id="147" w:author="Selamoglu, Handan" w:date="2016-04-11T11:43:00Z">
        <w:r w:rsidR="00FA58A2">
          <w:t>)</w:t>
        </w:r>
      </w:ins>
      <w:r w:rsidR="001D5400">
        <w:t xml:space="preserve"> </w:t>
      </w:r>
      <w:ins w:id="148" w:author="Selamoglu, Handan" w:date="2016-04-11T11:43:00Z">
        <w:r w:rsidR="00FA58A2">
          <w:t>c</w:t>
        </w:r>
      </w:ins>
      <w:del w:id="149" w:author="Selamoglu, Handan" w:date="2016-04-11T11:43:00Z">
        <w:r w:rsidR="001D5400" w:rsidDel="00FA58A2">
          <w:delText>C</w:delText>
        </w:r>
      </w:del>
      <w:r w:rsidR="001D5400">
        <w:t>lient</w:t>
      </w:r>
      <w:del w:id="150" w:author="Selamoglu, Handan" w:date="2016-04-11T14:06:00Z">
        <w:r w:rsidR="00B5235C" w:rsidDel="00081F00">
          <w:delText>s</w:delText>
        </w:r>
      </w:del>
      <w:r w:rsidR="001D5400">
        <w:t xml:space="preserve"> </w:t>
      </w:r>
      <w:del w:id="151" w:author="Selamoglu, Handan" w:date="2016-04-11T14:06:00Z">
        <w:r w:rsidR="001D5400" w:rsidDel="00081F00">
          <w:delText>can also be attached</w:delText>
        </w:r>
      </w:del>
      <w:ins w:id="152" w:author="Selamoglu, Handan" w:date="2016-04-11T14:06:00Z">
        <w:r w:rsidR="00081F00">
          <w:t xml:space="preserve">instead </w:t>
        </w:r>
        <w:commentRangeStart w:id="153"/>
        <w:r w:rsidR="00081F00">
          <w:t>by</w:t>
        </w:r>
      </w:ins>
      <w:r w:rsidR="001D5400">
        <w:t xml:space="preserve"> using the same procedure detailed in </w:t>
      </w:r>
      <w:r w:rsidR="00B5235C">
        <w:t>this document</w:t>
      </w:r>
      <w:commentRangeEnd w:id="153"/>
      <w:r w:rsidR="00E4262A">
        <w:rPr>
          <w:rStyle w:val="CommentReference"/>
          <w:rFonts w:cs="Times New Roman"/>
          <w:color w:val="212120"/>
        </w:rPr>
        <w:commentReference w:id="153"/>
      </w:r>
      <w:r w:rsidR="00B5235C">
        <w:t>.</w:t>
      </w:r>
    </w:p>
    <w:p w14:paraId="096C6BA4" w14:textId="746C662D" w:rsidR="0037321F" w:rsidRPr="003F00B7" w:rsidRDefault="0037321F" w:rsidP="00D30880">
      <w:pPr>
        <w:pStyle w:val="Body"/>
        <w:numPr>
          <w:ilvl w:val="0"/>
          <w:numId w:val="10"/>
        </w:numPr>
        <w:spacing w:after="140"/>
      </w:pPr>
      <w:ins w:id="154" w:author="Selamoglu, Handan" w:date="2016-04-11T14:07:00Z">
        <w:r>
          <w:t xml:space="preserve">One Ansible Tower </w:t>
        </w:r>
      </w:ins>
      <w:ins w:id="155" w:author="Selamoglu, Handan" w:date="2016-04-11T14:08:00Z">
        <w:r>
          <w:t xml:space="preserve">instance </w:t>
        </w:r>
      </w:ins>
      <w:ins w:id="156" w:author="Selamoglu, Handan" w:date="2016-04-11T14:07:00Z">
        <w:r>
          <w:t>is deployed into the VPC subnet.</w:t>
        </w:r>
      </w:ins>
    </w:p>
    <w:p w14:paraId="0B911D3E" w14:textId="77777777" w:rsidR="003737BA" w:rsidRDefault="003737BA">
      <w:pPr>
        <w:spacing w:after="140" w:line="280" w:lineRule="atLeast"/>
        <w:rPr>
          <w:rFonts w:ascii="Arial" w:eastAsiaTheme="majorEastAsia" w:hAnsi="Arial" w:cstheme="majorBidi"/>
          <w:bCs/>
          <w:sz w:val="44"/>
          <w:szCs w:val="32"/>
        </w:rPr>
      </w:pPr>
      <w:bookmarkStart w:id="157" w:name="_Toc445465201"/>
      <w:r>
        <w:br w:type="page"/>
      </w:r>
    </w:p>
    <w:p w14:paraId="66281A2C" w14:textId="1EDE9EA9" w:rsidR="003737BA" w:rsidDel="00FA58A2" w:rsidRDefault="003737BA" w:rsidP="003737BA">
      <w:pPr>
        <w:pStyle w:val="Heading1"/>
        <w:keepNext w:val="0"/>
        <w:keepLines w:val="0"/>
        <w:rPr>
          <w:del w:id="158" w:author="Selamoglu, Handan" w:date="2016-04-11T11:49:00Z"/>
        </w:rPr>
      </w:pPr>
      <w:bookmarkStart w:id="159" w:name="_Toc448217040"/>
      <w:del w:id="160" w:author="Selamoglu, Handan" w:date="2016-04-11T11:49:00Z">
        <w:r w:rsidDel="00FA58A2">
          <w:lastRenderedPageBreak/>
          <w:delText>Implementation Details</w:delText>
        </w:r>
      </w:del>
      <w:bookmarkEnd w:id="157"/>
      <w:r w:rsidR="00FA58A2">
        <w:rPr>
          <w:rStyle w:val="CommentReference"/>
          <w:rFonts w:ascii="Georgia" w:eastAsia="Times New Roman" w:hAnsi="Georgia" w:cs="Times New Roman"/>
          <w:bCs w:val="0"/>
        </w:rPr>
        <w:commentReference w:id="161"/>
      </w:r>
      <w:bookmarkEnd w:id="159"/>
    </w:p>
    <w:p w14:paraId="37FD185B" w14:textId="58DAAD51" w:rsidR="003737BA" w:rsidRPr="0007508B" w:rsidDel="00FA58A2" w:rsidRDefault="003737BA" w:rsidP="003737BA">
      <w:pPr>
        <w:rPr>
          <w:del w:id="162" w:author="Selamoglu, Handan" w:date="2016-04-11T11:49:00Z"/>
        </w:rPr>
      </w:pPr>
      <w:del w:id="163" w:author="Selamoglu, Handan" w:date="2016-04-11T11:49:00Z">
        <w:r w:rsidDel="00FA58A2">
          <w:delText>This section discusses the implementation of this Quick Start and explains the considerations for i</w:delText>
        </w:r>
        <w:r w:rsidR="00A960AD" w:rsidDel="00FA58A2">
          <w:delText>nstalling and configuring Ansible Tower</w:delText>
        </w:r>
        <w:r w:rsidDel="00FA58A2">
          <w:delText xml:space="preserve"> on AWS. Note that some steps are manual and others are automated for you by this Quick Start.</w:delText>
        </w:r>
      </w:del>
    </w:p>
    <w:p w14:paraId="039C27CA" w14:textId="77777777" w:rsidR="003737BA" w:rsidRDefault="003737BA" w:rsidP="003737BA">
      <w:pPr>
        <w:pStyle w:val="Heading2"/>
      </w:pPr>
      <w:bookmarkStart w:id="164" w:name="_Toc445465202"/>
      <w:bookmarkStart w:id="165" w:name="_Toc448217041"/>
      <w:r>
        <w:t>AWS Services</w:t>
      </w:r>
      <w:bookmarkEnd w:id="164"/>
      <w:bookmarkEnd w:id="165"/>
    </w:p>
    <w:p w14:paraId="18AF23DC" w14:textId="77777777" w:rsidR="003737BA" w:rsidRDefault="003737BA" w:rsidP="003737BA">
      <w:pPr>
        <w:pStyle w:val="Body"/>
        <w:spacing w:after="140"/>
      </w:pPr>
      <w:r>
        <w:t>The core AWS components used by this Quick Start include the following AWS services. (</w:t>
      </w:r>
      <w:r w:rsidRPr="00AE1455">
        <w:t xml:space="preserve">If you are new to AWS, see the </w:t>
      </w:r>
      <w:hyperlink r:id="rId23" w:history="1">
        <w:r w:rsidRPr="00AE1455">
          <w:rPr>
            <w:rStyle w:val="Hyperlink"/>
          </w:rPr>
          <w:t>Getting Started section</w:t>
        </w:r>
      </w:hyperlink>
      <w:r w:rsidRPr="00AE1455">
        <w:t xml:space="preserve"> of the AWS documentation.</w:t>
      </w:r>
      <w:r>
        <w:t>)</w:t>
      </w:r>
    </w:p>
    <w:p w14:paraId="330069AC" w14:textId="77777777" w:rsidR="003737BA" w:rsidRDefault="001A46FF" w:rsidP="003737BA">
      <w:pPr>
        <w:pStyle w:val="ListBullet"/>
      </w:pPr>
      <w:hyperlink r:id="rId24" w:history="1">
        <w:r w:rsidR="003737BA" w:rsidRPr="00677D4E">
          <w:rPr>
            <w:rStyle w:val="Hyperlink"/>
          </w:rPr>
          <w:t>Amazon VPC</w:t>
        </w:r>
      </w:hyperlink>
      <w:r w:rsidR="003737BA" w:rsidRPr="00677D4E">
        <w:t xml:space="preserve"> </w:t>
      </w:r>
      <w:r w:rsidR="003737BA">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11F5209D" w14:textId="77777777" w:rsidR="003737BA" w:rsidRDefault="001A46FF" w:rsidP="00FA58A2">
      <w:pPr>
        <w:pStyle w:val="ListBullet"/>
        <w:spacing w:after="280"/>
      </w:pPr>
      <w:hyperlink r:id="rId25" w:history="1">
        <w:r w:rsidR="003737BA" w:rsidRPr="00677D4E">
          <w:rPr>
            <w:rStyle w:val="Hyperlink"/>
          </w:rPr>
          <w:t>Amazon EC2</w:t>
        </w:r>
      </w:hyperlink>
      <w:r w:rsidR="003737BA">
        <w:t xml:space="preserve"> – The Amazon Elastic Compute Cloud (Amazon EC2) service enables you to </w:t>
      </w:r>
      <w:r w:rsidR="003737BA" w:rsidRPr="001A3CEF">
        <w:t>launch</w:t>
      </w:r>
      <w:r w:rsidR="003737BA">
        <w:t xml:space="preserve"> virtual machine</w:t>
      </w:r>
      <w:r w:rsidR="003737BA" w:rsidRPr="001A3CEF">
        <w:t xml:space="preserve"> instances with a variety of operating systems</w:t>
      </w:r>
      <w:r w:rsidR="003737BA">
        <w:t>. You can choose from existing Amazon Machine Images (AMIs) or import your own virtual machine images.</w:t>
      </w:r>
    </w:p>
    <w:p w14:paraId="22AB152D" w14:textId="5DDA5AB3" w:rsidR="00045D07" w:rsidRDefault="00045D07" w:rsidP="00045D07">
      <w:pPr>
        <w:pStyle w:val="Heading2"/>
      </w:pPr>
      <w:bookmarkStart w:id="166" w:name="_Toc445465203"/>
      <w:bookmarkStart w:id="167" w:name="_Toc448217042"/>
      <w:r>
        <w:t>Ansible Tower Installation</w:t>
      </w:r>
      <w:bookmarkEnd w:id="166"/>
      <w:bookmarkEnd w:id="167"/>
    </w:p>
    <w:p w14:paraId="1858312C" w14:textId="66F355B4" w:rsidR="00045D07" w:rsidRDefault="00045D07" w:rsidP="00045D07">
      <w:r>
        <w:t xml:space="preserve">This Quick Start deploys </w:t>
      </w:r>
      <w:r w:rsidR="00534333">
        <w:t>Ansible Tower</w:t>
      </w:r>
      <w:r>
        <w:t xml:space="preserve"> on an EC2 instance that is running Cent</w:t>
      </w:r>
      <w:ins w:id="168" w:author="Selamoglu, Handan" w:date="2016-04-11T11:46:00Z">
        <w:r w:rsidR="00FA58A2">
          <w:t>OS</w:t>
        </w:r>
      </w:ins>
      <w:del w:id="169" w:author="Selamoglu, Handan" w:date="2016-04-11T11:46:00Z">
        <w:r w:rsidDel="00FA58A2">
          <w:delText>os</w:delText>
        </w:r>
      </w:del>
      <w:ins w:id="170" w:author="Selamoglu, Handan" w:date="2016-04-11T11:46:00Z">
        <w:r w:rsidR="00FA58A2">
          <w:t xml:space="preserve"> version </w:t>
        </w:r>
      </w:ins>
      <w:r>
        <w:t xml:space="preserve">7. The installation is automated with a user data script that executes when the instance is launched via AWS CloudFormation. Ansible </w:t>
      </w:r>
      <w:ins w:id="171" w:author="Selamoglu, Handan" w:date="2016-04-11T11:46:00Z">
        <w:r w:rsidR="00FA58A2">
          <w:t>T</w:t>
        </w:r>
      </w:ins>
      <w:del w:id="172" w:author="Selamoglu, Handan" w:date="2016-04-11T11:46:00Z">
        <w:r w:rsidDel="00FA58A2">
          <w:delText>t</w:delText>
        </w:r>
      </w:del>
      <w:r>
        <w:t>ower installation files are installed directly from Ansible</w:t>
      </w:r>
      <w:r w:rsidR="00A3536C">
        <w:t>’s release server</w:t>
      </w:r>
      <w:ins w:id="173" w:author="Selamoglu, Handan" w:date="2016-04-11T11:46:00Z">
        <w:r w:rsidR="00FA58A2">
          <w:t>.</w:t>
        </w:r>
      </w:ins>
      <w:r w:rsidR="00A3536C">
        <w:t xml:space="preserve"> </w:t>
      </w:r>
      <w:r w:rsidR="000E5DD5">
        <w:rPr>
          <w:rStyle w:val="CommentReference"/>
          <w:kern w:val="28"/>
        </w:rPr>
        <w:commentReference w:id="174"/>
      </w:r>
    </w:p>
    <w:p w14:paraId="0901158C" w14:textId="486CBF7B" w:rsidR="00A3536C" w:rsidRPr="00A3536C" w:rsidRDefault="00A3536C" w:rsidP="00534333">
      <w:pPr>
        <w:pStyle w:val="Body"/>
      </w:pPr>
      <w:r>
        <w:t>In addition to installing the Ansible Tower</w:t>
      </w:r>
      <w:ins w:id="175" w:author="Selamoglu, Handan" w:date="2016-04-11T11:47:00Z">
        <w:r w:rsidR="00FA58A2">
          <w:t>, the Quick Start also deploys</w:t>
        </w:r>
      </w:ins>
      <w:r>
        <w:t xml:space="preserve"> a </w:t>
      </w:r>
      <w:commentRangeStart w:id="176"/>
      <w:r w:rsidR="00534333">
        <w:t xml:space="preserve">Linux </w:t>
      </w:r>
      <w:ins w:id="177" w:author="Selamoglu, Handan" w:date="2016-04-11T11:47:00Z">
        <w:r w:rsidR="00FA58A2">
          <w:t>c</w:t>
        </w:r>
      </w:ins>
      <w:del w:id="178" w:author="Selamoglu, Handan" w:date="2016-04-11T11:47:00Z">
        <w:r w:rsidDel="00FA58A2">
          <w:delText>C</w:delText>
        </w:r>
      </w:del>
      <w:r>
        <w:t xml:space="preserve">lient </w:t>
      </w:r>
      <w:commentRangeEnd w:id="176"/>
      <w:r w:rsidR="009333B0">
        <w:rPr>
          <w:rStyle w:val="CommentReference"/>
          <w:rFonts w:cs="Times New Roman"/>
          <w:color w:val="212120"/>
        </w:rPr>
        <w:commentReference w:id="176"/>
      </w:r>
      <w:del w:id="179" w:author="Selamoglu, Handan" w:date="2016-04-11T11:47:00Z">
        <w:r w:rsidDel="00FA58A2">
          <w:delText xml:space="preserve">is also deployed </w:delText>
        </w:r>
      </w:del>
      <w:r>
        <w:t xml:space="preserve">into the </w:t>
      </w:r>
      <w:ins w:id="180" w:author="Selamoglu, Handan" w:date="2016-04-11T11:47:00Z">
        <w:r w:rsidR="00FA58A2">
          <w:t xml:space="preserve">Amazon </w:t>
        </w:r>
      </w:ins>
      <w:r>
        <w:t>VPC.</w:t>
      </w:r>
      <w:bookmarkStart w:id="181" w:name="_Automated_Deployment"/>
      <w:bookmarkEnd w:id="181"/>
      <w:r w:rsidR="00534333">
        <w:t xml:space="preserve"> </w:t>
      </w:r>
      <w:r w:rsidR="00534333" w:rsidRPr="008229E4">
        <w:t xml:space="preserve">The </w:t>
      </w:r>
      <w:ins w:id="182" w:author="Selamoglu, Handan" w:date="2016-04-11T11:47:00Z">
        <w:r w:rsidR="00FA58A2" w:rsidRPr="008229E4">
          <w:t>c</w:t>
        </w:r>
      </w:ins>
      <w:del w:id="183" w:author="Selamoglu, Handan" w:date="2016-04-11T11:47:00Z">
        <w:r w:rsidR="00534333" w:rsidRPr="008229E4" w:rsidDel="00FA58A2">
          <w:delText>C</w:delText>
        </w:r>
      </w:del>
      <w:r w:rsidR="00534333" w:rsidRPr="008229E4">
        <w:t xml:space="preserve">lient is tagged with the key </w:t>
      </w:r>
      <w:r w:rsidR="00534333" w:rsidRPr="008229E4">
        <w:rPr>
          <w:b/>
        </w:rPr>
        <w:t>Tower</w:t>
      </w:r>
      <w:ins w:id="184" w:author="Selamoglu, Handan" w:date="2016-04-11T17:17:00Z">
        <w:r w:rsidR="008229E4">
          <w:t>.</w:t>
        </w:r>
      </w:ins>
      <w:r w:rsidR="00534333" w:rsidRPr="008229E4">
        <w:t xml:space="preserve"> </w:t>
      </w:r>
      <w:del w:id="185" w:author="Selamoglu, Handan" w:date="2016-04-11T17:17:00Z">
        <w:r w:rsidR="00534333" w:rsidRPr="008229E4" w:rsidDel="008229E4">
          <w:delText xml:space="preserve">later </w:delText>
        </w:r>
      </w:del>
      <w:ins w:id="186" w:author="Selamoglu, Handan" w:date="2016-04-11T17:17:00Z">
        <w:r w:rsidR="008229E4">
          <w:t xml:space="preserve">After you deploy the Quick Start, you’ll use this key to identify </w:t>
        </w:r>
      </w:ins>
      <w:ins w:id="187" w:author="Selamoglu, Handan" w:date="2016-04-11T17:18:00Z">
        <w:r w:rsidR="008229E4">
          <w:t xml:space="preserve">and manage </w:t>
        </w:r>
      </w:ins>
      <w:ins w:id="188" w:author="Selamoglu, Handan" w:date="2016-04-11T17:17:00Z">
        <w:r w:rsidR="008229E4">
          <w:t>the client in Ansible Tower.</w:t>
        </w:r>
        <w:r w:rsidR="008229E4" w:rsidRPr="008229E4">
          <w:t xml:space="preserve"> </w:t>
        </w:r>
      </w:ins>
      <w:ins w:id="189" w:author="Selamoglu, Handan" w:date="2016-04-11T17:18:00Z">
        <w:r w:rsidR="008229E4">
          <w:t>We’ll provide step-by-step instructions for doing that in step 6 of</w:t>
        </w:r>
      </w:ins>
      <w:del w:id="190" w:author="Selamoglu, Handan" w:date="2016-04-11T17:19:00Z">
        <w:r w:rsidR="00534333" w:rsidRPr="008229E4" w:rsidDel="008229E4">
          <w:delText>in</w:delText>
        </w:r>
      </w:del>
      <w:r w:rsidR="00534333" w:rsidRPr="008229E4">
        <w:t xml:space="preserve"> this </w:t>
      </w:r>
      <w:del w:id="191" w:author="Selamoglu, Handan" w:date="2016-04-11T17:19:00Z">
        <w:r w:rsidR="00534333" w:rsidRPr="008229E4" w:rsidDel="008229E4">
          <w:delText>document we will walk you through how you can pull in Ec2 resources so they can be managed by Ansible Tower</w:delText>
        </w:r>
      </w:del>
      <w:ins w:id="192" w:author="Selamoglu, Handan" w:date="2016-04-11T17:19:00Z">
        <w:r w:rsidR="008229E4">
          <w:t>guide</w:t>
        </w:r>
      </w:ins>
      <w:r w:rsidR="00534333" w:rsidRPr="008229E4">
        <w:t>.</w:t>
      </w:r>
      <w:r w:rsidR="00534333">
        <w:t xml:space="preserve"> </w:t>
      </w:r>
    </w:p>
    <w:p w14:paraId="3D95100B" w14:textId="77777777" w:rsidR="00A3536C" w:rsidRDefault="00A3536C">
      <w:pPr>
        <w:spacing w:after="140" w:line="280" w:lineRule="atLeast"/>
        <w:rPr>
          <w:rFonts w:ascii="Arial" w:eastAsiaTheme="majorEastAsia" w:hAnsi="Arial" w:cstheme="majorBidi"/>
          <w:bCs/>
          <w:sz w:val="44"/>
          <w:szCs w:val="32"/>
        </w:rPr>
      </w:pPr>
      <w:r>
        <w:br w:type="page"/>
      </w:r>
    </w:p>
    <w:p w14:paraId="00D84EFC" w14:textId="6FF5A3AD" w:rsidR="008501AB" w:rsidRDefault="008E4E88" w:rsidP="008A3078">
      <w:pPr>
        <w:pStyle w:val="Heading1"/>
        <w:keepNext w:val="0"/>
        <w:keepLines w:val="0"/>
      </w:pPr>
      <w:bookmarkStart w:id="193" w:name="_Toc448217043"/>
      <w:r>
        <w:lastRenderedPageBreak/>
        <w:t xml:space="preserve">Automated </w:t>
      </w:r>
      <w:r w:rsidR="00BF519E">
        <w:t>Deployment</w:t>
      </w:r>
      <w:bookmarkEnd w:id="193"/>
    </w:p>
    <w:p w14:paraId="0EC9BF8E" w14:textId="563110AD" w:rsidR="008501AB" w:rsidRDefault="002537F4" w:rsidP="008A3078">
      <w:pPr>
        <w:spacing w:after="140"/>
      </w:pPr>
      <w:r>
        <w:t xml:space="preserve">The AWS CloudFormation template provided with this Quick Start </w:t>
      </w:r>
      <w:r w:rsidR="00703045">
        <w:t xml:space="preserve">bootstraps the AWS infrastructure and </w:t>
      </w:r>
      <w:r>
        <w:t>autom</w:t>
      </w:r>
      <w:r w:rsidR="00A3536C">
        <w:t xml:space="preserve">ates the deployment of Ansible Tower </w:t>
      </w:r>
      <w:r w:rsidR="00570B99">
        <w:t>on the AWS cloud</w:t>
      </w:r>
      <w:r w:rsidR="00703045">
        <w:t xml:space="preserve"> from scratch</w:t>
      </w:r>
      <w:r w:rsidR="00570B99">
        <w:t>.</w:t>
      </w:r>
      <w:r>
        <w:t xml:space="preserve"> Follow the step-by-step instructions in this section to set up your </w:t>
      </w:r>
      <w:r w:rsidR="00703045">
        <w:t xml:space="preserve">AWS </w:t>
      </w:r>
      <w:r>
        <w:t>account, customize the template, and deploy the software into your account.</w:t>
      </w:r>
    </w:p>
    <w:p w14:paraId="6F1A4B00" w14:textId="1ECDDE8F" w:rsidR="00A3536C" w:rsidRDefault="00A3536C" w:rsidP="00A3536C">
      <w:pPr>
        <w:pStyle w:val="Heading2"/>
      </w:pPr>
      <w:bookmarkStart w:id="194" w:name="_Toc445465208"/>
      <w:bookmarkStart w:id="195" w:name="_Toc448217044"/>
      <w:r>
        <w:t>W</w:t>
      </w:r>
      <w:r w:rsidR="000B336F">
        <w:t>hat W</w:t>
      </w:r>
      <w:r>
        <w:t>e’ll Cover</w:t>
      </w:r>
      <w:bookmarkEnd w:id="194"/>
      <w:bookmarkEnd w:id="195"/>
    </w:p>
    <w:p w14:paraId="5EBC28A6" w14:textId="42F67FD3" w:rsidR="00A3536C" w:rsidRPr="00570B99" w:rsidRDefault="00A3536C" w:rsidP="00A3536C">
      <w:pPr>
        <w:spacing w:after="140"/>
      </w:pPr>
      <w:r>
        <w:t>The procedure for deploying Ansible Tower</w:t>
      </w:r>
      <w:r w:rsidRPr="005962C8">
        <w:t xml:space="preserve"> </w:t>
      </w:r>
      <w:r>
        <w:t>on AWS consists of the following steps. For detailed instructions, follow the links for each step.</w:t>
      </w:r>
    </w:p>
    <w:commentRangeStart w:id="196"/>
    <w:p w14:paraId="737046A3" w14:textId="0AF10B2D" w:rsidR="00A3536C" w:rsidRPr="00570B99" w:rsidDel="000B336F" w:rsidRDefault="00C65F20" w:rsidP="00A3536C">
      <w:pPr>
        <w:spacing w:after="140"/>
        <w:rPr>
          <w:del w:id="197" w:author="Selamoglu, Handan" w:date="2016-04-11T11:52:00Z"/>
          <w:u w:val="single"/>
        </w:rPr>
      </w:pPr>
      <w:del w:id="198" w:author="Selamoglu, Handan" w:date="2016-04-11T11:52:00Z">
        <w:r w:rsidDel="000B336F">
          <w:fldChar w:fldCharType="begin"/>
        </w:r>
        <w:r w:rsidDel="000B336F">
          <w:delInstrText xml:space="preserve"> HYPERLINK \l "_Prerequisites" </w:delInstrText>
        </w:r>
        <w:r w:rsidDel="000B336F">
          <w:fldChar w:fldCharType="separate"/>
        </w:r>
        <w:r w:rsidR="00A3536C" w:rsidRPr="00A01A5E" w:rsidDel="000B336F">
          <w:rPr>
            <w:rStyle w:val="Hyperlink"/>
          </w:rPr>
          <w:delText>P</w:delText>
        </w:r>
        <w:r w:rsidR="00A3536C" w:rsidDel="000B336F">
          <w:rPr>
            <w:rStyle w:val="Hyperlink"/>
          </w:rPr>
          <w:delText>re</w:delText>
        </w:r>
        <w:r w:rsidR="00A3536C" w:rsidRPr="00A01A5E" w:rsidDel="000B336F">
          <w:rPr>
            <w:rStyle w:val="Hyperlink"/>
          </w:rPr>
          <w:delText>requisites</w:delText>
        </w:r>
        <w:r w:rsidDel="000B336F">
          <w:rPr>
            <w:rStyle w:val="Hyperlink"/>
          </w:rPr>
          <w:fldChar w:fldCharType="end"/>
        </w:r>
      </w:del>
      <w:commentRangeEnd w:id="196"/>
      <w:r w:rsidR="000B336F">
        <w:rPr>
          <w:rStyle w:val="CommentReference"/>
          <w:kern w:val="28"/>
        </w:rPr>
        <w:commentReference w:id="196"/>
      </w:r>
    </w:p>
    <w:p w14:paraId="3552CF5B" w14:textId="01165118" w:rsidR="00A3536C" w:rsidDel="000B336F" w:rsidRDefault="00A3536C" w:rsidP="00D30880">
      <w:pPr>
        <w:pStyle w:val="ListBullet"/>
        <w:numPr>
          <w:ilvl w:val="0"/>
          <w:numId w:val="8"/>
        </w:numPr>
        <w:spacing w:after="60"/>
        <w:rPr>
          <w:del w:id="199" w:author="Selamoglu, Handan" w:date="2016-04-11T11:52:00Z"/>
        </w:rPr>
      </w:pPr>
      <w:del w:id="200" w:author="Selamoglu, Handan" w:date="2016-04-11T11:52:00Z">
        <w:r w:rsidDel="000B336F">
          <w:delText>Set up and</w:delText>
        </w:r>
        <w:r w:rsidR="00993A05" w:rsidDel="000B336F">
          <w:delText xml:space="preserve"> enable name resolution via DNS on your workstation</w:delText>
        </w:r>
      </w:del>
    </w:p>
    <w:p w14:paraId="44E99E84" w14:textId="202CF2BC" w:rsidR="00A3536C" w:rsidDel="000B336F" w:rsidRDefault="00A3536C" w:rsidP="00D30880">
      <w:pPr>
        <w:pStyle w:val="ListBullet"/>
        <w:numPr>
          <w:ilvl w:val="0"/>
          <w:numId w:val="8"/>
        </w:numPr>
        <w:spacing w:after="280"/>
        <w:rPr>
          <w:del w:id="201" w:author="Selamoglu, Handan" w:date="2016-04-11T11:52:00Z"/>
        </w:rPr>
      </w:pPr>
      <w:del w:id="202" w:author="Selamoglu, Handan" w:date="2016-04-11T11:52:00Z">
        <w:r w:rsidDel="000B336F">
          <w:rPr>
            <w:color w:val="auto"/>
          </w:rPr>
          <w:delText>Make sure you can use Secure Shell (SSH) for remote connections.</w:delText>
        </w:r>
      </w:del>
    </w:p>
    <w:p w14:paraId="3DD4F96D" w14:textId="5A509C41" w:rsidR="00570B99" w:rsidRPr="00570B99" w:rsidRDefault="00570B99" w:rsidP="00570B99">
      <w:pPr>
        <w:spacing w:after="140"/>
        <w:rPr>
          <w:u w:val="single"/>
        </w:rPr>
      </w:pPr>
      <w:r w:rsidRPr="00570B99">
        <w:rPr>
          <w:color w:val="4F81BD"/>
          <w:u w:val="single"/>
        </w:rPr>
        <w:t>Step 1. Prepare an AWS account</w:t>
      </w:r>
    </w:p>
    <w:p w14:paraId="2E71AEEE" w14:textId="528114A0" w:rsidR="00570B99" w:rsidRDefault="001B5989" w:rsidP="00D30880">
      <w:pPr>
        <w:pStyle w:val="ListBullet"/>
        <w:numPr>
          <w:ilvl w:val="0"/>
          <w:numId w:val="8"/>
        </w:numPr>
        <w:spacing w:after="60"/>
      </w:pPr>
      <w:r>
        <w:t>Sign up for an AWS account, if you don’t already have one.</w:t>
      </w:r>
    </w:p>
    <w:p w14:paraId="2F3D240E" w14:textId="2D221C31" w:rsidR="00053A17" w:rsidRDefault="00053A17" w:rsidP="00D30880">
      <w:pPr>
        <w:pStyle w:val="ListBullet"/>
        <w:numPr>
          <w:ilvl w:val="0"/>
          <w:numId w:val="8"/>
        </w:numPr>
        <w:spacing w:after="60"/>
      </w:pPr>
      <w:r>
        <w:t>Choose the region where you want to deploy the stack on AWS.</w:t>
      </w:r>
    </w:p>
    <w:p w14:paraId="7EC3FFFD" w14:textId="61A2F893" w:rsidR="00F43CD2" w:rsidRDefault="00F43CD2" w:rsidP="00D30880">
      <w:pPr>
        <w:pStyle w:val="ListBullet"/>
        <w:numPr>
          <w:ilvl w:val="0"/>
          <w:numId w:val="8"/>
        </w:numPr>
        <w:spacing w:after="60"/>
      </w:pPr>
      <w:r>
        <w:t>Create a key pair in the region.</w:t>
      </w:r>
    </w:p>
    <w:p w14:paraId="2A3A65CC" w14:textId="4AE66E83" w:rsidR="00570B99" w:rsidRDefault="00570B99" w:rsidP="00D30880">
      <w:pPr>
        <w:pStyle w:val="ListBullet"/>
        <w:numPr>
          <w:ilvl w:val="0"/>
          <w:numId w:val="8"/>
        </w:numPr>
        <w:spacing w:after="280"/>
      </w:pPr>
      <w:r>
        <w:t>Review account limits for Amazon EC2 instances</w:t>
      </w:r>
      <w:r w:rsidR="00CE5C71">
        <w:t>, and request a limit increase, if needed</w:t>
      </w:r>
      <w:r>
        <w:t>.</w:t>
      </w:r>
    </w:p>
    <w:p w14:paraId="0FDB82FC" w14:textId="7B607A64" w:rsidR="00B56F78" w:rsidRPr="00570B99" w:rsidRDefault="00CE5C71" w:rsidP="00B56F78">
      <w:pPr>
        <w:spacing w:after="140"/>
        <w:rPr>
          <w:u w:val="single"/>
        </w:rPr>
      </w:pPr>
      <w:r>
        <w:rPr>
          <w:color w:val="4F81BD"/>
          <w:u w:val="single"/>
        </w:rPr>
        <w:t>Step 3</w:t>
      </w:r>
      <w:r w:rsidR="00B56F78" w:rsidRPr="00570B99">
        <w:rPr>
          <w:color w:val="4F81BD"/>
          <w:u w:val="single"/>
        </w:rPr>
        <w:t xml:space="preserve">. </w:t>
      </w:r>
      <w:r>
        <w:rPr>
          <w:color w:val="4F81BD"/>
          <w:u w:val="single"/>
        </w:rPr>
        <w:t>Launch the stack</w:t>
      </w:r>
    </w:p>
    <w:p w14:paraId="1929D378" w14:textId="77777777" w:rsidR="00A3536C" w:rsidRDefault="00A3536C" w:rsidP="00D30880">
      <w:pPr>
        <w:pStyle w:val="ListBullet"/>
        <w:numPr>
          <w:ilvl w:val="0"/>
          <w:numId w:val="11"/>
        </w:numPr>
        <w:spacing w:after="60"/>
      </w:pPr>
      <w:r>
        <w:t>Launch the AWS CloudFormation template into your AWS account.</w:t>
      </w:r>
    </w:p>
    <w:p w14:paraId="74A26FD8" w14:textId="5874B972" w:rsidR="00A3536C" w:rsidRDefault="00A3536C" w:rsidP="00D30880">
      <w:pPr>
        <w:pStyle w:val="ListBullet"/>
        <w:numPr>
          <w:ilvl w:val="0"/>
          <w:numId w:val="11"/>
        </w:numPr>
        <w:spacing w:after="60"/>
      </w:pPr>
      <w:r>
        <w:t xml:space="preserve">Enter </w:t>
      </w:r>
      <w:del w:id="203" w:author="Selamoglu, Handan" w:date="2016-04-11T14:11:00Z">
        <w:r w:rsidDel="0037321F">
          <w:delText xml:space="preserve">a </w:delText>
        </w:r>
      </w:del>
      <w:r>
        <w:t>value</w:t>
      </w:r>
      <w:ins w:id="204" w:author="Selamoglu, Handan" w:date="2016-04-11T14:11:00Z">
        <w:r w:rsidR="0037321F">
          <w:t>s</w:t>
        </w:r>
      </w:ins>
      <w:r>
        <w:t xml:space="preserve"> for </w:t>
      </w:r>
      <w:ins w:id="205" w:author="Selamoglu, Handan" w:date="2016-04-11T14:10:00Z">
        <w:r w:rsidR="0037321F">
          <w:rPr>
            <w:b/>
          </w:rPr>
          <w:t>a</w:t>
        </w:r>
      </w:ins>
      <w:del w:id="206" w:author="Selamoglu, Handan" w:date="2016-04-11T14:10:00Z">
        <w:r w:rsidR="00F310B1" w:rsidRPr="00F310B1" w:rsidDel="0037321F">
          <w:rPr>
            <w:b/>
          </w:rPr>
          <w:delText>A</w:delText>
        </w:r>
      </w:del>
      <w:r w:rsidR="00F310B1" w:rsidRPr="00F310B1">
        <w:rPr>
          <w:b/>
        </w:rPr>
        <w:t>ll parameters</w:t>
      </w:r>
      <w:r w:rsidR="00F310B1">
        <w:t xml:space="preserve"> th</w:t>
      </w:r>
      <w:ins w:id="207" w:author="Selamoglu, Handan" w:date="2016-04-11T14:10:00Z">
        <w:r w:rsidR="0037321F">
          <w:t>at</w:t>
        </w:r>
      </w:ins>
      <w:del w:id="208" w:author="Selamoglu, Handan" w:date="2016-04-11T14:10:00Z">
        <w:r w:rsidR="00F310B1" w:rsidDel="0037321F">
          <w:delText>e</w:delText>
        </w:r>
      </w:del>
      <w:r w:rsidR="00F310B1">
        <w:t xml:space="preserve"> require input</w:t>
      </w:r>
      <w:ins w:id="209" w:author="Selamoglu, Handan" w:date="2016-04-11T14:10:00Z">
        <w:r w:rsidR="0037321F">
          <w:t>.</w:t>
        </w:r>
      </w:ins>
    </w:p>
    <w:p w14:paraId="16A995BA" w14:textId="10FB2B00" w:rsidR="00A3536C" w:rsidRDefault="00A3536C" w:rsidP="00D30880">
      <w:pPr>
        <w:pStyle w:val="ListBullet"/>
        <w:numPr>
          <w:ilvl w:val="0"/>
          <w:numId w:val="11"/>
        </w:numPr>
        <w:spacing w:after="280"/>
      </w:pPr>
      <w:r>
        <w:t>Review other template parameters, and customize their values if necessary.</w:t>
      </w:r>
      <w:r>
        <w:rPr>
          <w:color w:val="auto"/>
        </w:rPr>
        <w:t xml:space="preserve"> </w:t>
      </w:r>
    </w:p>
    <w:p w14:paraId="09CCB826" w14:textId="625103C3" w:rsidR="00993A05" w:rsidRPr="00993A05" w:rsidRDefault="00A3536C" w:rsidP="00993A05">
      <w:pPr>
        <w:spacing w:after="140"/>
        <w:rPr>
          <w:color w:val="4F81BD"/>
          <w:u w:val="single"/>
        </w:rPr>
      </w:pPr>
      <w:r>
        <w:rPr>
          <w:color w:val="4F81BD"/>
          <w:u w:val="single"/>
        </w:rPr>
        <w:t>Step 3</w:t>
      </w:r>
      <w:ins w:id="210" w:author="Selamoglu, Handan" w:date="2016-04-12T08:57:00Z">
        <w:r w:rsidR="009333B0">
          <w:rPr>
            <w:color w:val="4F81BD"/>
            <w:u w:val="single"/>
          </w:rPr>
          <w:t>.</w:t>
        </w:r>
      </w:ins>
      <w:r w:rsidR="00FD6E16">
        <w:rPr>
          <w:color w:val="4F81BD"/>
          <w:u w:val="single"/>
        </w:rPr>
        <w:t xml:space="preserve"> Get Ansible Tower License</w:t>
      </w:r>
      <w:r w:rsidR="00991D97">
        <w:rPr>
          <w:rStyle w:val="CommentReference"/>
          <w:kern w:val="28"/>
        </w:rPr>
        <w:commentReference w:id="211"/>
      </w:r>
    </w:p>
    <w:p w14:paraId="21BAF2D4" w14:textId="76F07E3E" w:rsidR="00993A05" w:rsidRPr="00993A05" w:rsidRDefault="00BE69A6" w:rsidP="00D30880">
      <w:pPr>
        <w:pStyle w:val="ListParagraph"/>
        <w:numPr>
          <w:ilvl w:val="0"/>
          <w:numId w:val="12"/>
        </w:numPr>
        <w:rPr>
          <w:rFonts w:ascii="Times New Roman" w:hAnsi="Times New Roman"/>
          <w:color w:val="4F81BD"/>
          <w:u w:val="single"/>
        </w:rPr>
      </w:pPr>
      <w:r>
        <w:t xml:space="preserve">Connect to your Ansible </w:t>
      </w:r>
      <w:r w:rsidR="00993A05">
        <w:t>Tower</w:t>
      </w:r>
      <w:r>
        <w:t xml:space="preserve"> via </w:t>
      </w:r>
      <w:ins w:id="212" w:author="Selamoglu, Handan" w:date="2016-04-12T08:57:00Z">
        <w:r w:rsidR="009333B0">
          <w:t xml:space="preserve">a </w:t>
        </w:r>
      </w:ins>
      <w:r w:rsidR="00FD6E16">
        <w:t>web browser</w:t>
      </w:r>
      <w:r>
        <w:t xml:space="preserve"> and follow the step</w:t>
      </w:r>
      <w:r w:rsidR="00FD6E16">
        <w:t>s to license Ansible Tower</w:t>
      </w:r>
      <w:ins w:id="213" w:author="Selamoglu, Handan" w:date="2016-04-12T08:58:00Z">
        <w:r w:rsidR="009333B0">
          <w:t>.</w:t>
        </w:r>
      </w:ins>
    </w:p>
    <w:p w14:paraId="4D3BA1C9" w14:textId="0327F6A8" w:rsidR="00BE69A6" w:rsidRPr="00993A05" w:rsidRDefault="00993A05" w:rsidP="00D30880">
      <w:pPr>
        <w:pStyle w:val="ListParagraph"/>
        <w:numPr>
          <w:ilvl w:val="0"/>
          <w:numId w:val="12"/>
        </w:numPr>
        <w:rPr>
          <w:rFonts w:ascii="Times New Roman" w:hAnsi="Times New Roman"/>
          <w:color w:val="4F81BD"/>
          <w:u w:val="single"/>
        </w:rPr>
      </w:pPr>
      <w:r>
        <w:t>Follow the walkthrough to integrate AWS compute resources into the Tower inventory</w:t>
      </w:r>
      <w:ins w:id="214" w:author="Selamoglu, Handan" w:date="2016-04-12T08:58:00Z">
        <w:r w:rsidR="009333B0">
          <w:t>.</w:t>
        </w:r>
      </w:ins>
      <w:r w:rsidR="00BE69A6">
        <w:br w:type="page"/>
      </w:r>
    </w:p>
    <w:p w14:paraId="336E2C79" w14:textId="77777777" w:rsidR="00BE69A6" w:rsidRDefault="00BE69A6" w:rsidP="00BE69A6">
      <w:pPr>
        <w:pStyle w:val="Heading2"/>
      </w:pPr>
      <w:bookmarkStart w:id="215" w:name="_Toc445465210"/>
      <w:bookmarkStart w:id="216" w:name="_Toc448217045"/>
      <w:r>
        <w:lastRenderedPageBreak/>
        <w:t>Step 1. Prepare an AWS Account</w:t>
      </w:r>
      <w:bookmarkEnd w:id="215"/>
      <w:bookmarkEnd w:id="216"/>
    </w:p>
    <w:p w14:paraId="24ACE870" w14:textId="77777777" w:rsidR="00BE69A6" w:rsidRDefault="00BE69A6" w:rsidP="00BE69A6">
      <w:pPr>
        <w:pStyle w:val="ListNumber"/>
        <w:numPr>
          <w:ilvl w:val="0"/>
          <w:numId w:val="5"/>
        </w:numPr>
      </w:pPr>
      <w:r>
        <w:t>If you don’t already have</w:t>
      </w:r>
      <w:r w:rsidRPr="00667C7C">
        <w:t xml:space="preserve"> an AWS account</w:t>
      </w:r>
      <w:r>
        <w:t xml:space="preserve">, create one at </w:t>
      </w:r>
      <w:hyperlink r:id="rId26" w:history="1">
        <w:r w:rsidRPr="00667C7C">
          <w:rPr>
            <w:rStyle w:val="Hyperlink"/>
            <w:rFonts w:cs="Arial"/>
          </w:rPr>
          <w:t>http://aws.amazon.com</w:t>
        </w:r>
      </w:hyperlink>
      <w:r>
        <w:t xml:space="preserve"> by following the on-screen instructions. Part of the sign-up process involves receiving a phone call and entering a PIN using the phone keypad.</w:t>
      </w:r>
    </w:p>
    <w:p w14:paraId="185DD94C" w14:textId="18DEDAB6" w:rsidR="00BE69A6" w:rsidRPr="000B7A67" w:rsidRDefault="00BE69A6" w:rsidP="00BE69A6">
      <w:pPr>
        <w:pStyle w:val="ListNumber"/>
        <w:numPr>
          <w:ilvl w:val="0"/>
          <w:numId w:val="5"/>
        </w:numPr>
      </w:pPr>
      <w:r>
        <w:t>Use the region selector in the navigation bar to c</w:t>
      </w:r>
      <w:r w:rsidRPr="000B7A67">
        <w:t>hoose the</w:t>
      </w:r>
      <w:r>
        <w:t xml:space="preserve"> Amazon EC2 r</w:t>
      </w:r>
      <w:r w:rsidRPr="000B7A67">
        <w:t xml:space="preserve">egion where you want to deploy </w:t>
      </w:r>
      <w:r w:rsidR="00534333">
        <w:rPr>
          <w:color w:val="auto"/>
        </w:rPr>
        <w:t>Ansible Tower</w:t>
      </w:r>
      <w:r w:rsidRPr="005962C8">
        <w:rPr>
          <w:color w:val="auto"/>
        </w:rPr>
        <w:t xml:space="preserve"> </w:t>
      </w:r>
      <w:r w:rsidRPr="000B7A67">
        <w:t>on AWS</w:t>
      </w:r>
      <w:r>
        <w:t>.</w:t>
      </w:r>
    </w:p>
    <w:p w14:paraId="6365EC75" w14:textId="77777777" w:rsidR="00BE69A6" w:rsidRPr="006E1B29" w:rsidRDefault="00BE69A6" w:rsidP="00BE69A6">
      <w:pPr>
        <w:pStyle w:val="ListParagraph"/>
      </w:pPr>
      <w:r w:rsidRPr="00053A17">
        <w:t xml:space="preserve">Amazon EC2 locations are composed of </w:t>
      </w:r>
      <w:hyperlink r:id="rId27" w:history="1">
        <w:r>
          <w:rPr>
            <w:i/>
          </w:rPr>
          <w:t>R</w:t>
        </w:r>
        <w:r w:rsidRPr="00F43CD2">
          <w:rPr>
            <w:i/>
          </w:rPr>
          <w:t>egions</w:t>
        </w:r>
        <w:r w:rsidRPr="00053A17">
          <w:t xml:space="preserve"> and </w:t>
        </w:r>
        <w:r w:rsidRPr="00F43CD2">
          <w:rPr>
            <w:i/>
          </w:rPr>
          <w:t>Availability Zones</w:t>
        </w:r>
      </w:hyperlink>
      <w:r w:rsidRPr="00053A17">
        <w:t xml:space="preserve">. Regions are dispersed and located in separate geographic areas. </w:t>
      </w:r>
    </w:p>
    <w:p w14:paraId="582D3904" w14:textId="77777777" w:rsidR="00BE69A6" w:rsidRDefault="00BE69A6" w:rsidP="00BE69A6">
      <w:pPr>
        <w:pStyle w:val="Picture"/>
      </w:pPr>
      <w:r>
        <w:rPr>
          <w:noProof/>
        </w:rPr>
        <w:drawing>
          <wp:inline distT="0" distB="0" distL="0" distR="0" wp14:anchorId="54205AEC" wp14:editId="784D00DF">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59F13999" w14:textId="77777777" w:rsidR="00BE69A6" w:rsidRDefault="00BE69A6" w:rsidP="00BE69A6">
      <w:pPr>
        <w:pStyle w:val="Caption"/>
      </w:pPr>
      <w:r>
        <w:t>Figure 2: Choosing an Amazon EC2 Region</w:t>
      </w:r>
    </w:p>
    <w:p w14:paraId="163B990C" w14:textId="77777777" w:rsidR="00BE69A6" w:rsidRPr="00E466F2" w:rsidRDefault="00BE69A6" w:rsidP="00BE69A6">
      <w:pPr>
        <w:pStyle w:val="Note"/>
      </w:pPr>
      <w:r w:rsidRPr="00E466F2">
        <w:rPr>
          <w:b/>
        </w:rPr>
        <w:t>Tip</w:t>
      </w:r>
      <w:r w:rsidRPr="00E466F2">
        <w:t xml:space="preserve">     Consider choosing a region closest to your data center or corporate network to reduce network latency between systems running on AWS and </w:t>
      </w:r>
      <w:r>
        <w:t xml:space="preserve">the </w:t>
      </w:r>
      <w:r w:rsidRPr="00E466F2">
        <w:t>systems and users on your corporate network.</w:t>
      </w:r>
    </w:p>
    <w:p w14:paraId="076B1B82" w14:textId="77777777" w:rsidR="00BE69A6" w:rsidRDefault="00BE69A6" w:rsidP="00BE69A6">
      <w:pPr>
        <w:pStyle w:val="ListNumber"/>
        <w:numPr>
          <w:ilvl w:val="0"/>
          <w:numId w:val="5"/>
        </w:numPr>
        <w:spacing w:after="280"/>
        <w:rPr>
          <w:rFonts w:cs="Arial"/>
        </w:rPr>
      </w:pPr>
      <w:r>
        <w:rPr>
          <w:rFonts w:cs="Arial"/>
        </w:rPr>
        <w:t>C</w:t>
      </w:r>
      <w:r w:rsidRPr="00667C7C">
        <w:rPr>
          <w:rFonts w:cs="Arial"/>
        </w:rPr>
        <w:t xml:space="preserve">reate a </w:t>
      </w:r>
      <w:hyperlink r:id="rId29"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30AFBE8" w14:textId="77777777" w:rsidR="00BE69A6" w:rsidRDefault="00BE69A6" w:rsidP="00BE69A6">
      <w:pPr>
        <w:pStyle w:val="Picture"/>
      </w:pPr>
      <w:r>
        <w:rPr>
          <w:noProof/>
        </w:rPr>
        <w:lastRenderedPageBreak/>
        <w:drawing>
          <wp:inline distT="0" distB="0" distL="0" distR="0" wp14:anchorId="3D2775DB" wp14:editId="2DE11C5D">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931160"/>
                    </a:xfrm>
                    <a:prstGeom prst="rect">
                      <a:avLst/>
                    </a:prstGeom>
                  </pic:spPr>
                </pic:pic>
              </a:graphicData>
            </a:graphic>
          </wp:inline>
        </w:drawing>
      </w:r>
    </w:p>
    <w:p w14:paraId="476EB72B" w14:textId="77777777" w:rsidR="00BE69A6" w:rsidRPr="0037030D" w:rsidRDefault="00BE69A6" w:rsidP="00BE69A6">
      <w:pPr>
        <w:pStyle w:val="Caption"/>
      </w:pPr>
      <w:r>
        <w:t>Figure 3: Creating a Key Pair</w:t>
      </w:r>
    </w:p>
    <w:p w14:paraId="7D75B5D3" w14:textId="6E9C7031" w:rsidR="00BE69A6" w:rsidRPr="00667C7C" w:rsidRDefault="00BE69A6" w:rsidP="00BE69A6">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t xml:space="preserve"> </w:t>
      </w:r>
      <w:r w:rsidRPr="00053A17">
        <w:t xml:space="preserve">to your instances, you must create a key pair. </w:t>
      </w:r>
      <w:r>
        <w:t>On Linux, we use the key pair to authenticate SSH login.</w:t>
      </w:r>
    </w:p>
    <w:p w14:paraId="27CD4B40" w14:textId="362C316F" w:rsidR="00BE69A6" w:rsidRDefault="00BE69A6" w:rsidP="00BE69A6">
      <w:pPr>
        <w:pStyle w:val="ListNumber"/>
        <w:numPr>
          <w:ilvl w:val="0"/>
          <w:numId w:val="5"/>
        </w:numPr>
      </w:pPr>
      <w:commentRangeStart w:id="217"/>
      <w:r w:rsidRPr="00081F00">
        <w:t xml:space="preserve">If </w:t>
      </w:r>
      <w:r w:rsidR="008F4B1B" w:rsidRPr="00081F00">
        <w:t>you would like to use a different instance type</w:t>
      </w:r>
      <w:r w:rsidRPr="00081F00">
        <w:t>,</w:t>
      </w:r>
      <w:r>
        <w:t xml:space="preserve"> </w:t>
      </w:r>
      <w:commentRangeEnd w:id="217"/>
      <w:r w:rsidR="00081F00">
        <w:rPr>
          <w:rStyle w:val="CommentReference"/>
        </w:rPr>
        <w:commentReference w:id="217"/>
      </w:r>
      <w:hyperlink r:id="rId31" w:anchor="/case/create?issueType=service-limit-increase&amp;limitType=service-code-" w:history="1">
        <w:r w:rsidRPr="00EF2ED1">
          <w:rPr>
            <w:rStyle w:val="Hyperlink"/>
          </w:rPr>
          <w:t xml:space="preserve">request a </w:t>
        </w:r>
        <w:r>
          <w:rPr>
            <w:rStyle w:val="Hyperlink"/>
          </w:rPr>
          <w:t xml:space="preserve">service </w:t>
        </w:r>
        <w:r w:rsidRPr="00EF2ED1">
          <w:rPr>
            <w:rStyle w:val="Hyperlink"/>
          </w:rPr>
          <w:t>limit increase</w:t>
        </w:r>
      </w:hyperlink>
      <w:r>
        <w:t xml:space="preserve"> for the Amazon EC2 </w:t>
      </w:r>
      <w:r w:rsidRPr="003171F4">
        <w:rPr>
          <w:b/>
          <w:color w:val="auto"/>
        </w:rPr>
        <w:t>t2.medium</w:t>
      </w:r>
      <w:r w:rsidRPr="003171F4">
        <w:rPr>
          <w:color w:val="auto"/>
        </w:rPr>
        <w:t xml:space="preserve"> </w:t>
      </w:r>
      <w:r>
        <w:t xml:space="preserve">instance type. </w:t>
      </w:r>
      <w:r>
        <w:rPr>
          <w:rFonts w:cs="Arial"/>
        </w:rPr>
        <w:t xml:space="preserve">To do this, in the AWS Support Center, choose </w:t>
      </w:r>
      <w:r>
        <w:rPr>
          <w:rFonts w:cs="Arial"/>
          <w:b/>
        </w:rPr>
        <w:t>Create Case</w:t>
      </w:r>
      <w:r>
        <w:rPr>
          <w:rFonts w:cs="Arial"/>
        </w:rPr>
        <w:t xml:space="preserve">, </w:t>
      </w:r>
      <w:r>
        <w:rPr>
          <w:rFonts w:cs="Arial"/>
          <w:b/>
        </w:rPr>
        <w:t>Service Limit Increase</w:t>
      </w:r>
      <w:r>
        <w:rPr>
          <w:rFonts w:cs="Arial"/>
        </w:rPr>
        <w:t xml:space="preserve">, </w:t>
      </w:r>
      <w:r w:rsidRPr="00BC6403">
        <w:rPr>
          <w:rFonts w:cs="Arial"/>
          <w:b/>
        </w:rPr>
        <w:t>EC2 instances</w:t>
      </w:r>
      <w:r>
        <w:rPr>
          <w:rFonts w:cs="Arial"/>
        </w:rPr>
        <w:t xml:space="preserve">, and then complete the fields in the limit increase form. </w:t>
      </w:r>
      <w:r>
        <w:t xml:space="preserve">The current default limit for this instance type is </w:t>
      </w:r>
      <w:r w:rsidRPr="00107923">
        <w:rPr>
          <w:color w:val="auto"/>
        </w:rPr>
        <w:t>20</w:t>
      </w:r>
      <w:r>
        <w:rPr>
          <w:color w:val="auto"/>
        </w:rPr>
        <w:t xml:space="preserve"> instances</w:t>
      </w:r>
      <w:r w:rsidRPr="00F9603C">
        <w:t xml:space="preserve">. </w:t>
      </w:r>
    </w:p>
    <w:p w14:paraId="09CCA9CC" w14:textId="77777777" w:rsidR="00BE69A6" w:rsidRDefault="00BE69A6" w:rsidP="00BE69A6">
      <w:pPr>
        <w:pStyle w:val="ListParagraph"/>
        <w:spacing w:before="140" w:after="0"/>
      </w:pPr>
      <w:r>
        <w:t xml:space="preserve">You might need to request an increase if you already have an existing deployment that uses this instance type, and you think you might exceed the default limit with this reference deployment. It might take a few days for the new service limit to become effective. To learn more, see </w:t>
      </w:r>
      <w:hyperlink r:id="rId32" w:history="1">
        <w:r w:rsidRPr="00EF2ED1">
          <w:rPr>
            <w:rStyle w:val="Hyperlink"/>
          </w:rPr>
          <w:t>Amazon EC2 Service Limits</w:t>
        </w:r>
      </w:hyperlink>
      <w:r>
        <w:t xml:space="preserve"> in the AWS documentation. </w:t>
      </w:r>
    </w:p>
    <w:p w14:paraId="0B9ABEE5" w14:textId="09A7F17F" w:rsidR="00BE69A6" w:rsidRDefault="00BE69A6" w:rsidP="00BE69A6">
      <w:pPr>
        <w:pStyle w:val="ListParagraph"/>
        <w:spacing w:before="140" w:after="0"/>
      </w:pPr>
    </w:p>
    <w:p w14:paraId="69D5928A" w14:textId="416397BE" w:rsidR="00747555" w:rsidRDefault="00747555" w:rsidP="00BE69A6">
      <w:pPr>
        <w:pStyle w:val="Caption"/>
      </w:pPr>
      <w:r>
        <w:rPr>
          <w:noProof/>
        </w:rPr>
        <w:lastRenderedPageBreak/>
        <w:drawing>
          <wp:inline distT="0" distB="0" distL="0" distR="0" wp14:anchorId="24C1252C" wp14:editId="3CC16575">
            <wp:extent cx="6172200" cy="4605020"/>
            <wp:effectExtent l="0" t="0" r="0" b="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4605020"/>
                    </a:xfrm>
                    <a:prstGeom prst="rect">
                      <a:avLst/>
                    </a:prstGeom>
                    <a:noFill/>
                    <a:ln>
                      <a:noFill/>
                    </a:ln>
                  </pic:spPr>
                </pic:pic>
              </a:graphicData>
            </a:graphic>
          </wp:inline>
        </w:drawing>
      </w:r>
    </w:p>
    <w:p w14:paraId="4A9A0B1E" w14:textId="77777777" w:rsidR="00BE69A6" w:rsidRPr="0037030D" w:rsidRDefault="00BE69A6" w:rsidP="00BE69A6">
      <w:pPr>
        <w:pStyle w:val="Caption"/>
      </w:pPr>
      <w:r>
        <w:t>Figure 4: Requesting a Service Limit Increase</w:t>
      </w:r>
    </w:p>
    <w:p w14:paraId="4B55C874" w14:textId="77777777" w:rsidR="00747555" w:rsidRDefault="00747555">
      <w:pPr>
        <w:spacing w:after="140" w:line="280" w:lineRule="atLeast"/>
        <w:rPr>
          <w:rFonts w:ascii="Arial" w:eastAsiaTheme="majorEastAsia" w:hAnsi="Arial" w:cstheme="majorBidi"/>
          <w:bCs/>
          <w:color w:val="FAA634"/>
          <w:sz w:val="36"/>
          <w:szCs w:val="26"/>
        </w:rPr>
      </w:pPr>
      <w:bookmarkStart w:id="218" w:name="_Toc445465211"/>
      <w:r>
        <w:br w:type="page"/>
      </w:r>
    </w:p>
    <w:p w14:paraId="12A95305" w14:textId="27534A71" w:rsidR="00BE69A6" w:rsidRPr="005962C8" w:rsidRDefault="00BE69A6" w:rsidP="00BE69A6">
      <w:pPr>
        <w:pStyle w:val="Heading2"/>
      </w:pPr>
      <w:bookmarkStart w:id="219" w:name="_Step_2._Launch"/>
      <w:bookmarkStart w:id="220" w:name="_Toc448217046"/>
      <w:bookmarkEnd w:id="219"/>
      <w:r w:rsidRPr="005962C8">
        <w:lastRenderedPageBreak/>
        <w:t xml:space="preserve">Step </w:t>
      </w:r>
      <w:r>
        <w:t>2</w:t>
      </w:r>
      <w:r w:rsidRPr="005962C8">
        <w:t xml:space="preserve">. Launch the </w:t>
      </w:r>
      <w:r w:rsidR="00747555">
        <w:t xml:space="preserve">Ansible Tower </w:t>
      </w:r>
      <w:r w:rsidRPr="005962C8">
        <w:t>Stack</w:t>
      </w:r>
      <w:bookmarkEnd w:id="218"/>
      <w:bookmarkEnd w:id="220"/>
    </w:p>
    <w:p w14:paraId="04E2A77C" w14:textId="0480F3F6" w:rsidR="00BE69A6" w:rsidRDefault="00747555" w:rsidP="00BE69A6">
      <w:pPr>
        <w:pStyle w:val="Body"/>
      </w:pPr>
      <w:r>
        <w:rPr>
          <w:noProof/>
        </w:rPr>
        <mc:AlternateContent>
          <mc:Choice Requires="wps">
            <w:drawing>
              <wp:anchor distT="0" distB="0" distL="137160" distR="137160" simplePos="0" relativeHeight="251793408" behindDoc="0" locked="0" layoutInCell="0" allowOverlap="1" wp14:anchorId="5C811BCC" wp14:editId="106E5CDA">
                <wp:simplePos x="0" y="0"/>
                <wp:positionH relativeFrom="margin">
                  <wp:posOffset>5056505</wp:posOffset>
                </wp:positionH>
                <wp:positionV relativeFrom="margin">
                  <wp:posOffset>956945</wp:posOffset>
                </wp:positionV>
                <wp:extent cx="621665" cy="1398905"/>
                <wp:effectExtent l="0" t="7620" r="0" b="0"/>
                <wp:wrapSquare wrapText="bothSides"/>
                <wp:docPr id="2"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1F63E0F6" w14:textId="77777777" w:rsidR="001A46FF" w:rsidRPr="006B009D" w:rsidRDefault="001A46FF"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11BCC" id="_x0000_s1028" href="https://console.aws.amazon.com/cloudformation/home?region=us-west-2#/stacks/new?stackName=AnsibleTower&amp;templateURL=https:%2F%2Fs3.amazonaws.com%2Fquickstart-reference%2Fansible%2Flatest%2Ftemplates%2FAnsible-Tower-QuickStart.template" style="position:absolute;margin-left:398.15pt;margin-top:75.35pt;width:48.95pt;height:110.15pt;rotation:90;z-index:251793408;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" o:allowincell="f" o:button="t" fillcolor="#007cbc" stroked="f">
                <v:fill o:detectmouseclick="t"/>
                <v:textbox inset="5.76pt,2.16pt,5.76pt,2.16pt">
                  <w:txbxContent>
                    <w:p w14:paraId="1F63E0F6" w14:textId="77777777" w:rsidR="001A46FF" w:rsidRPr="006B009D" w:rsidRDefault="001A46FF"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rsidR="00BE69A6">
        <w:t xml:space="preserve">The automated AWS CloudFormation template provided with this Quick Start deploys </w:t>
      </w:r>
      <w:r>
        <w:rPr>
          <w:color w:val="auto"/>
        </w:rPr>
        <w:t xml:space="preserve">Ansible </w:t>
      </w:r>
      <w:r w:rsidR="001E59EE">
        <w:rPr>
          <w:color w:val="auto"/>
        </w:rPr>
        <w:t xml:space="preserve">Tower </w:t>
      </w:r>
      <w:r w:rsidR="001E59EE" w:rsidRPr="005962C8">
        <w:rPr>
          <w:color w:val="auto"/>
        </w:rPr>
        <w:t>into</w:t>
      </w:r>
      <w:r w:rsidR="00BE69A6">
        <w:t xml:space="preserve"> an Amazon VPC. Please make sure that you’ve completed the previous steps before launching the stack.</w:t>
      </w:r>
    </w:p>
    <w:p w14:paraId="063FEA29" w14:textId="27F0C332" w:rsidR="00BE69A6" w:rsidRDefault="00BE69A6" w:rsidP="00D30880">
      <w:pPr>
        <w:pStyle w:val="ListNumber"/>
        <w:keepNext/>
        <w:numPr>
          <w:ilvl w:val="0"/>
          <w:numId w:val="7"/>
        </w:numPr>
      </w:pPr>
      <w:r w:rsidRPr="00752989">
        <w:t>Launch the AWS CloudFormation template</w:t>
      </w:r>
      <w:r>
        <w:t xml:space="preserve"> into your AWS account. </w:t>
      </w:r>
    </w:p>
    <w:p w14:paraId="5D06DD84" w14:textId="47B339E0" w:rsidR="00BE69A6" w:rsidRDefault="00BE69A6" w:rsidP="00747555">
      <w:pPr>
        <w:pStyle w:val="ListParagraph"/>
      </w:pPr>
      <w:r>
        <w:t>The template is launched in the US West (Oregon) Region by default. You can change the region by using the region selector in the navigation bar.</w:t>
      </w:r>
    </w:p>
    <w:p w14:paraId="6B6CFAC0" w14:textId="77777777" w:rsidR="00BE69A6" w:rsidRDefault="00BE69A6" w:rsidP="00BE69A6">
      <w:pPr>
        <w:pStyle w:val="ListParagraph"/>
      </w:pPr>
      <w:r>
        <w:t>This stack takes approximately 2</w:t>
      </w:r>
      <w:r w:rsidRPr="004941A1">
        <w:t>0 minutes</w:t>
      </w:r>
      <w:r>
        <w:rPr>
          <w:color w:val="C00000"/>
        </w:rPr>
        <w:t xml:space="preserve"> </w:t>
      </w:r>
      <w:r>
        <w:t>to create.</w:t>
      </w:r>
      <w:r w:rsidRPr="006B009D">
        <w:rPr>
          <w:noProof/>
        </w:rPr>
        <w:t xml:space="preserve"> </w:t>
      </w:r>
    </w:p>
    <w:p w14:paraId="4EDC83DF" w14:textId="6E062569" w:rsidR="00BE69A6" w:rsidRDefault="00BE69A6" w:rsidP="00BE69A6">
      <w:pPr>
        <w:pStyle w:val="Note"/>
      </w:pPr>
      <w:r w:rsidRPr="00191EA4">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w:t>
      </w:r>
      <w:r w:rsidRPr="00747555">
        <w:rPr>
          <w:b/>
        </w:rPr>
        <w:t xml:space="preserve">additional cost </w:t>
      </w:r>
      <w:r w:rsidR="00747555">
        <w:t>for using this Quick Start</w:t>
      </w:r>
      <w:r>
        <w:t xml:space="preserve">. </w:t>
      </w:r>
    </w:p>
    <w:p w14:paraId="7CBBE00B" w14:textId="5AB553D2" w:rsidR="00BE69A6" w:rsidRPr="00722556" w:rsidRDefault="00BE69A6" w:rsidP="00BE69A6">
      <w:pPr>
        <w:pStyle w:val="ListParagraph"/>
      </w:pPr>
      <w:r>
        <w:t xml:space="preserve">You can also </w:t>
      </w:r>
      <w:hyperlink r:id="rId34" w:history="1">
        <w:r w:rsidRPr="00090F17">
          <w:rPr>
            <w:rStyle w:val="Hyperlink"/>
          </w:rPr>
          <w:t xml:space="preserve">download the </w:t>
        </w:r>
        <w:r w:rsidRPr="00090F17">
          <w:rPr>
            <w:rStyle w:val="Hyperlink"/>
          </w:rPr>
          <w:t>t</w:t>
        </w:r>
        <w:r w:rsidRPr="00090F17">
          <w:rPr>
            <w:rStyle w:val="Hyperlink"/>
          </w:rPr>
          <w:t>emplate</w:t>
        </w:r>
      </w:hyperlink>
      <w:r>
        <w:t xml:space="preserve"> to use it as a starting point for your own implementation</w:t>
      </w:r>
      <w:r w:rsidRPr="00722556">
        <w:t>.</w:t>
      </w:r>
    </w:p>
    <w:p w14:paraId="4E8F04A0" w14:textId="77777777" w:rsidR="00BE69A6" w:rsidRDefault="00BE69A6" w:rsidP="00BE69A6">
      <w:pPr>
        <w:pStyle w:val="ListNumber"/>
        <w:numPr>
          <w:ilvl w:val="0"/>
          <w:numId w:val="5"/>
        </w:numPr>
      </w:pPr>
      <w:r>
        <w:t xml:space="preserve">On the </w:t>
      </w:r>
      <w:r w:rsidRPr="004B3AE8">
        <w:rPr>
          <w:b/>
        </w:rPr>
        <w:t>Select Template</w:t>
      </w:r>
      <w:r>
        <w:t xml:space="preserve"> page, keep the default URL for the AWS CloudFormation template, and then choose </w:t>
      </w:r>
      <w:r w:rsidRPr="006013A4">
        <w:rPr>
          <w:b/>
        </w:rPr>
        <w:t>Next</w:t>
      </w:r>
      <w:r>
        <w:t>.</w:t>
      </w:r>
    </w:p>
    <w:p w14:paraId="5FB14710" w14:textId="1501F5E0" w:rsidR="00BE69A6" w:rsidRDefault="00BE69A6" w:rsidP="009333B0">
      <w:pPr>
        <w:pStyle w:val="ListNumber"/>
        <w:numPr>
          <w:ilvl w:val="0"/>
          <w:numId w:val="5"/>
        </w:numPr>
        <w:spacing w:after="280"/>
      </w:pPr>
      <w:r>
        <w:t xml:space="preserve">On the </w:t>
      </w:r>
      <w:r w:rsidRPr="00191EA4">
        <w:rPr>
          <w:b/>
        </w:rPr>
        <w:t xml:space="preserve">Specify </w:t>
      </w:r>
      <w:r>
        <w:rPr>
          <w:b/>
        </w:rPr>
        <w:t>Details</w:t>
      </w:r>
      <w:r>
        <w:t xml:space="preserve"> page, review the parameters for the template. These are described in the following table. </w:t>
      </w:r>
      <w:r w:rsidR="004C16D8">
        <w:t xml:space="preserve"> </w:t>
      </w:r>
      <w:ins w:id="221" w:author="Selamoglu, Handan" w:date="2016-04-11T11:58:00Z">
        <w:r w:rsidR="000B336F">
          <w:t xml:space="preserve">Provide values for the </w:t>
        </w:r>
        <w:r w:rsidR="000B336F" w:rsidRPr="00991D97">
          <w:rPr>
            <w:b/>
          </w:rPr>
          <w:t>KeyPairName</w:t>
        </w:r>
        <w:r w:rsidR="000B336F">
          <w:t xml:space="preserve">, </w:t>
        </w:r>
        <w:r w:rsidR="000B336F" w:rsidRPr="00991D97">
          <w:rPr>
            <w:b/>
          </w:rPr>
          <w:t>AnsibleAdminPassword</w:t>
        </w:r>
        <w:r w:rsidR="000B336F">
          <w:t xml:space="preserve">, and </w:t>
        </w:r>
        <w:r w:rsidR="000B336F" w:rsidRPr="00991D97">
          <w:rPr>
            <w:b/>
          </w:rPr>
          <w:t>DatabaseAdminPassword</w:t>
        </w:r>
        <w:r w:rsidR="000B336F">
          <w:t xml:space="preserve"> parameters. These parameters require your input. For all other parameters, the template provides default settings that you can customize.</w:t>
        </w:r>
      </w:ins>
    </w:p>
    <w:p w14:paraId="196B4AE2" w14:textId="43E22881" w:rsidR="004C16D8" w:rsidRDefault="004C16D8" w:rsidP="001C10B3">
      <w:pPr>
        <w:pStyle w:val="Note"/>
      </w:pPr>
      <w:del w:id="222" w:author="Selamoglu, Handan" w:date="2016-04-11T11:59:00Z">
        <w:r w:rsidRPr="009333B0" w:rsidDel="000B336F">
          <w:rPr>
            <w:b/>
          </w:rPr>
          <w:delText>IMPORTANT:</w:delText>
        </w:r>
      </w:del>
      <w:ins w:id="223" w:author="Selamoglu, Handan" w:date="2016-04-11T11:59:00Z">
        <w:r w:rsidR="000B336F" w:rsidRPr="001C10B3">
          <w:rPr>
            <w:b/>
          </w:rPr>
          <w:t>Important</w:t>
        </w:r>
        <w:r w:rsidR="000B336F" w:rsidRPr="009333B0">
          <w:t xml:space="preserve">   </w:t>
        </w:r>
      </w:ins>
      <w:r w:rsidRPr="009333B0">
        <w:t xml:space="preserve"> </w:t>
      </w:r>
      <w:ins w:id="224" w:author="Selamoglu, Handan" w:date="2016-04-11T11:59:00Z">
        <w:r w:rsidR="000B336F" w:rsidRPr="009333B0">
          <w:t>M</w:t>
        </w:r>
      </w:ins>
      <w:del w:id="225" w:author="Selamoglu, Handan" w:date="2016-04-11T11:59:00Z">
        <w:r w:rsidRPr="009333B0" w:rsidDel="000B336F">
          <w:delText>T</w:delText>
        </w:r>
      </w:del>
      <w:r w:rsidRPr="009333B0">
        <w:t xml:space="preserve">ake a note of the password you provide for the  </w:t>
      </w:r>
      <w:r w:rsidRPr="009333B0">
        <w:rPr>
          <w:b/>
        </w:rPr>
        <w:t>AnsibleAdminPassword</w:t>
      </w:r>
      <w:r w:rsidRPr="009333B0">
        <w:t xml:space="preserve"> parameter</w:t>
      </w:r>
      <w:ins w:id="226" w:author="Selamoglu, Handan" w:date="2016-04-11T11:59:00Z">
        <w:r w:rsidR="000B336F" w:rsidRPr="009333B0">
          <w:t>.</w:t>
        </w:r>
      </w:ins>
      <w:r w:rsidRPr="009333B0">
        <w:t xml:space="preserve"> </w:t>
      </w:r>
      <w:ins w:id="227" w:author="Selamoglu, Handan" w:date="2016-04-11T12:00:00Z">
        <w:r w:rsidR="000B336F" w:rsidRPr="009333B0">
          <w:t>Y</w:t>
        </w:r>
      </w:ins>
      <w:del w:id="228" w:author="Selamoglu, Handan" w:date="2016-04-11T12:00:00Z">
        <w:r w:rsidRPr="009333B0" w:rsidDel="000B336F">
          <w:delText>y</w:delText>
        </w:r>
      </w:del>
      <w:r w:rsidRPr="009333B0">
        <w:t xml:space="preserve">ou will need </w:t>
      </w:r>
      <w:ins w:id="229" w:author="Selamoglu, Handan" w:date="2016-04-11T12:00:00Z">
        <w:r w:rsidR="000B336F" w:rsidRPr="009333B0">
          <w:t xml:space="preserve">this password </w:t>
        </w:r>
      </w:ins>
      <w:r w:rsidRPr="009333B0">
        <w:t>in the steps to follow</w:t>
      </w:r>
      <w:ins w:id="230" w:author="Selamoglu, Handan" w:date="2016-04-11T12:00:00Z">
        <w:r w:rsidR="000B336F" w:rsidRPr="009333B0">
          <w:t>.</w:t>
        </w:r>
      </w:ins>
    </w:p>
    <w:p w14:paraId="23085190" w14:textId="77777777" w:rsidR="009333B0" w:rsidRPr="009333B0" w:rsidRDefault="009333B0" w:rsidP="009333B0">
      <w:pPr>
        <w:spacing w:after="0"/>
      </w:pPr>
    </w:p>
    <w:tbl>
      <w:tblPr>
        <w:tblStyle w:val="AWS"/>
        <w:tblW w:w="0" w:type="auto"/>
        <w:tblBorders>
          <w:left w:val="single" w:sz="8" w:space="0" w:color="146EB4"/>
          <w:right w:val="single" w:sz="8" w:space="0" w:color="146EB4"/>
          <w:insideV w:val="single" w:sz="8" w:space="0" w:color="146EB4"/>
        </w:tblBorders>
        <w:tblLook w:val="04A0" w:firstRow="1" w:lastRow="0" w:firstColumn="1" w:lastColumn="0" w:noHBand="0" w:noVBand="1"/>
      </w:tblPr>
      <w:tblGrid>
        <w:gridCol w:w="2619"/>
        <w:gridCol w:w="2799"/>
        <w:gridCol w:w="1414"/>
        <w:gridCol w:w="2724"/>
      </w:tblGrid>
      <w:tr w:rsidR="00BE69A6" w14:paraId="00F89D63" w14:textId="77777777" w:rsidTr="00933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3323721F" w14:textId="2A5FBE71" w:rsidR="00BE69A6" w:rsidRDefault="00BE69A6" w:rsidP="00512259">
            <w:pPr>
              <w:pStyle w:val="Tabletext"/>
            </w:pPr>
            <w:commentRangeStart w:id="231"/>
            <w:r>
              <w:t>Parameter label</w:t>
            </w:r>
            <w:commentRangeEnd w:id="231"/>
            <w:r w:rsidR="0094119A">
              <w:rPr>
                <w:rStyle w:val="CommentReference"/>
                <w:rFonts w:cs="Times New Roman"/>
                <w:b w:val="0"/>
                <w:color w:val="212120"/>
              </w:rPr>
              <w:commentReference w:id="231"/>
            </w:r>
          </w:p>
        </w:tc>
        <w:tc>
          <w:tcPr>
            <w:tcW w:w="2799" w:type="dxa"/>
          </w:tcPr>
          <w:p w14:paraId="71DDD8FD" w14:textId="77777777" w:rsidR="00BE69A6" w:rsidRDefault="00BE69A6" w:rsidP="00512259">
            <w:pPr>
              <w:pStyle w:val="Tabletext"/>
              <w:cnfStyle w:val="100000000000" w:firstRow="1" w:lastRow="0" w:firstColumn="0" w:lastColumn="0" w:oddVBand="0" w:evenVBand="0" w:oddHBand="0" w:evenHBand="0" w:firstRowFirstColumn="0" w:firstRowLastColumn="0" w:lastRowFirstColumn="0" w:lastRowLastColumn="0"/>
            </w:pPr>
            <w:r>
              <w:t>Parameter name</w:t>
            </w:r>
          </w:p>
        </w:tc>
        <w:tc>
          <w:tcPr>
            <w:tcW w:w="1414" w:type="dxa"/>
          </w:tcPr>
          <w:p w14:paraId="66DA57EC" w14:textId="77777777" w:rsidR="00BE69A6" w:rsidRDefault="00BE69A6" w:rsidP="00512259">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2724" w:type="dxa"/>
          </w:tcPr>
          <w:p w14:paraId="616BD5DE" w14:textId="77777777" w:rsidR="00BE69A6" w:rsidRPr="0094119A" w:rsidRDefault="00BE69A6" w:rsidP="0094119A">
            <w:pPr>
              <w:pStyle w:val="Tabletext"/>
              <w:cnfStyle w:val="100000000000" w:firstRow="1" w:lastRow="0" w:firstColumn="0" w:lastColumn="0" w:oddVBand="0" w:evenVBand="0" w:oddHBand="0" w:evenHBand="0" w:firstRowFirstColumn="0" w:firstRowLastColumn="0" w:lastRowFirstColumn="0" w:lastRowLastColumn="0"/>
            </w:pPr>
            <w:r w:rsidRPr="0094119A">
              <w:t>Description</w:t>
            </w:r>
          </w:p>
        </w:tc>
      </w:tr>
      <w:tr w:rsidR="00BE69A6" w14:paraId="647758AB" w14:textId="77777777" w:rsidTr="009333B0">
        <w:tc>
          <w:tcPr>
            <w:cnfStyle w:val="001000000000" w:firstRow="0" w:lastRow="0" w:firstColumn="1" w:lastColumn="0" w:oddVBand="0" w:evenVBand="0" w:oddHBand="0" w:evenHBand="0" w:firstRowFirstColumn="0" w:firstRowLastColumn="0" w:lastRowFirstColumn="0" w:lastRowLastColumn="0"/>
            <w:tcW w:w="2619" w:type="dxa"/>
          </w:tcPr>
          <w:p w14:paraId="5CBA9C7B" w14:textId="77777777" w:rsidR="00BE69A6" w:rsidRDefault="00BE69A6" w:rsidP="00512259">
            <w:pPr>
              <w:pStyle w:val="Tabletext"/>
            </w:pPr>
            <w:r>
              <w:t>Select a key pair</w:t>
            </w:r>
          </w:p>
        </w:tc>
        <w:tc>
          <w:tcPr>
            <w:tcW w:w="2799" w:type="dxa"/>
          </w:tcPr>
          <w:p w14:paraId="7E11F964" w14:textId="77777777" w:rsidR="00BE69A6" w:rsidRPr="00452234" w:rsidRDefault="00BE69A6" w:rsidP="00512259">
            <w:pPr>
              <w:pStyle w:val="Tabletext"/>
              <w:cnfStyle w:val="000000000000" w:firstRow="0" w:lastRow="0" w:firstColumn="0" w:lastColumn="0" w:oddVBand="0" w:evenVBand="0" w:oddHBand="0" w:evenHBand="0" w:firstRowFirstColumn="0" w:firstRowLastColumn="0" w:lastRowFirstColumn="0" w:lastRowLastColumn="0"/>
              <w:rPr>
                <w:b/>
              </w:rPr>
            </w:pPr>
            <w:r>
              <w:rPr>
                <w:b/>
              </w:rPr>
              <w:t>KeyPairName</w:t>
            </w:r>
          </w:p>
        </w:tc>
        <w:tc>
          <w:tcPr>
            <w:tcW w:w="1414" w:type="dxa"/>
          </w:tcPr>
          <w:p w14:paraId="12996D6A" w14:textId="77777777" w:rsidR="00BE69A6" w:rsidRPr="005A6F3D" w:rsidRDefault="00BE69A6"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2724" w:type="dxa"/>
          </w:tcPr>
          <w:p w14:paraId="23072731" w14:textId="77777777" w:rsidR="00BE69A6" w:rsidRPr="0094119A" w:rsidRDefault="00BE69A6" w:rsidP="0094119A">
            <w:pPr>
              <w:pStyle w:val="Tabletext"/>
              <w:cnfStyle w:val="000000000000" w:firstRow="0" w:lastRow="0" w:firstColumn="0" w:lastColumn="0" w:oddVBand="0" w:evenVBand="0" w:oddHBand="0" w:evenHBand="0" w:firstRowFirstColumn="0" w:firstRowLastColumn="0" w:lastRowFirstColumn="0" w:lastRowLastColumn="0"/>
            </w:pPr>
            <w:r w:rsidRPr="0094119A">
              <w:t>Public/private key pair, which enables you to connect securely to your instance after it launches. When you created an AWS account, this is the key pair you created in your preferred region.</w:t>
            </w:r>
          </w:p>
        </w:tc>
      </w:tr>
      <w:tr w:rsidR="00FD6E16" w14:paraId="76EF3325" w14:textId="77777777" w:rsidTr="009333B0">
        <w:trPr>
          <w:trHeight w:val="394"/>
        </w:trPr>
        <w:tc>
          <w:tcPr>
            <w:cnfStyle w:val="001000000000" w:firstRow="0" w:lastRow="0" w:firstColumn="1" w:lastColumn="0" w:oddVBand="0" w:evenVBand="0" w:oddHBand="0" w:evenHBand="0" w:firstRowFirstColumn="0" w:firstRowLastColumn="0" w:lastRowFirstColumn="0" w:lastRowLastColumn="0"/>
            <w:tcW w:w="2619" w:type="dxa"/>
          </w:tcPr>
          <w:p w14:paraId="20C2B1B5" w14:textId="43BCE217" w:rsidR="00FD6E16" w:rsidRDefault="00FD6E16" w:rsidP="00512259">
            <w:pPr>
              <w:pStyle w:val="Tabletext"/>
            </w:pPr>
            <w:r>
              <w:lastRenderedPageBreak/>
              <w:t>Set you Tower Admin Password</w:t>
            </w:r>
          </w:p>
        </w:tc>
        <w:tc>
          <w:tcPr>
            <w:tcW w:w="2799" w:type="dxa"/>
          </w:tcPr>
          <w:p w14:paraId="6828258C" w14:textId="4DC77027" w:rsidR="00FD6E16" w:rsidRPr="00FD6E16" w:rsidRDefault="00FD6E16" w:rsidP="00FD6E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D6E16">
              <w:rPr>
                <w:rFonts w:ascii="Helvetica Neue" w:hAnsi="Helvetica Neue"/>
                <w:b/>
                <w:bCs/>
                <w:color w:val="444444"/>
                <w:sz w:val="21"/>
                <w:szCs w:val="21"/>
                <w:shd w:val="clear" w:color="auto" w:fill="FFFFFF"/>
              </w:rPr>
              <w:t>AnsibleAdminPassword</w:t>
            </w:r>
          </w:p>
        </w:tc>
        <w:tc>
          <w:tcPr>
            <w:tcW w:w="1414" w:type="dxa"/>
          </w:tcPr>
          <w:p w14:paraId="67355FEC" w14:textId="4D679222" w:rsidR="00FD6E16" w:rsidRPr="005A6F3D" w:rsidRDefault="00FD6E16"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2724" w:type="dxa"/>
          </w:tcPr>
          <w:p w14:paraId="5E85362B" w14:textId="5341684F" w:rsidR="00FD6E16" w:rsidRPr="0094119A" w:rsidDel="0094119A" w:rsidRDefault="0094119A" w:rsidP="0094119A">
            <w:pPr>
              <w:pStyle w:val="Tabletext"/>
              <w:cnfStyle w:val="000000000000" w:firstRow="0" w:lastRow="0" w:firstColumn="0" w:lastColumn="0" w:oddVBand="0" w:evenVBand="0" w:oddHBand="0" w:evenHBand="0" w:firstRowFirstColumn="0" w:firstRowLastColumn="0" w:lastRowFirstColumn="0" w:lastRowLastColumn="0"/>
              <w:rPr>
                <w:del w:id="232" w:author="Selamoglu, Handan" w:date="2016-04-11T13:38:00Z"/>
              </w:rPr>
            </w:pPr>
            <w:commentRangeStart w:id="233"/>
            <w:ins w:id="234" w:author="Selamoglu, Handan" w:date="2016-04-11T13:37:00Z">
              <w:r>
                <w:t>Password</w:t>
              </w:r>
            </w:ins>
            <w:commentRangeEnd w:id="233"/>
            <w:ins w:id="235" w:author="Selamoglu, Handan" w:date="2016-04-11T13:44:00Z">
              <w:r>
                <w:rPr>
                  <w:rStyle w:val="CommentReference"/>
                  <w:rFonts w:cs="Times New Roman"/>
                  <w:color w:val="212120"/>
                </w:rPr>
                <w:commentReference w:id="233"/>
              </w:r>
            </w:ins>
            <w:ins w:id="236" w:author="Selamoglu, Handan" w:date="2016-04-11T13:37:00Z">
              <w:r>
                <w:t xml:space="preserve"> for the Ansible Tower administrator account. This </w:t>
              </w:r>
            </w:ins>
            <w:del w:id="237" w:author="Selamoglu, Handan" w:date="2016-04-11T13:37:00Z">
              <w:r w:rsidR="00FD6E16" w:rsidRPr="0094119A" w:rsidDel="0094119A">
                <w:delText>M</w:delText>
              </w:r>
            </w:del>
            <w:ins w:id="238" w:author="Selamoglu, Handan" w:date="2016-04-11T13:37:00Z">
              <w:r>
                <w:t>m</w:t>
              </w:r>
            </w:ins>
            <w:r w:rsidR="00FD6E16" w:rsidRPr="0094119A">
              <w:t>ust be at least 8 characters</w:t>
            </w:r>
            <w:ins w:id="239" w:author="Selamoglu, Handan" w:date="2016-04-11T13:37:00Z">
              <w:r>
                <w:t>,</w:t>
              </w:r>
            </w:ins>
            <w:r w:rsidR="00FD6E16" w:rsidRPr="0094119A">
              <w:t xml:space="preserve"> </w:t>
            </w:r>
            <w:del w:id="240" w:author="Selamoglu, Handan" w:date="2016-04-11T13:38:00Z">
              <w:r w:rsidR="00FD6E16" w:rsidRPr="0094119A" w:rsidDel="0094119A">
                <w:delText xml:space="preserve">containing </w:delText>
              </w:r>
            </w:del>
            <w:ins w:id="241" w:author="Selamoglu, Handan" w:date="2016-04-11T13:38:00Z">
              <w:r>
                <w:t>including</w:t>
              </w:r>
              <w:r w:rsidRPr="0094119A">
                <w:t xml:space="preserve"> </w:t>
              </w:r>
            </w:ins>
            <w:r w:rsidR="00FD6E16" w:rsidRPr="0094119A">
              <w:t>letters</w:t>
            </w:r>
            <w:ins w:id="242" w:author="Selamoglu, Handan" w:date="2016-04-11T13:38:00Z">
              <w:r>
                <w:t>, numbers, and symbols,</w:t>
              </w:r>
            </w:ins>
            <w:r w:rsidR="00FD6E16" w:rsidRPr="0094119A">
              <w:t xml:space="preserve"> and </w:t>
            </w:r>
            <w:ins w:id="243" w:author="Selamoglu, Handan" w:date="2016-04-11T13:38:00Z">
              <w:r>
                <w:t>must contain at least one</w:t>
              </w:r>
            </w:ins>
            <w:del w:id="244" w:author="Selamoglu, Handan" w:date="2016-04-11T13:38:00Z">
              <w:r w:rsidR="00FD6E16" w:rsidRPr="0094119A" w:rsidDel="0094119A">
                <w:delText>(minimum 1</w:delText>
              </w:r>
            </w:del>
            <w:r w:rsidR="00FD6E16" w:rsidRPr="0094119A">
              <w:t xml:space="preserve"> </w:t>
            </w:r>
            <w:del w:id="245" w:author="Selamoglu, Handan" w:date="2016-04-11T13:38:00Z">
              <w:r w:rsidR="00FD6E16" w:rsidRPr="0094119A" w:rsidDel="0094119A">
                <w:delText xml:space="preserve">capital </w:delText>
              </w:r>
            </w:del>
            <w:ins w:id="246" w:author="Selamoglu, Handan" w:date="2016-04-11T13:38:00Z">
              <w:r>
                <w:t>uppercase</w:t>
              </w:r>
              <w:r w:rsidRPr="0094119A">
                <w:t xml:space="preserve"> </w:t>
              </w:r>
            </w:ins>
            <w:r w:rsidR="00FD6E16" w:rsidRPr="0094119A">
              <w:t>letter</w:t>
            </w:r>
            <w:del w:id="247" w:author="Selamoglu, Handan" w:date="2016-04-11T13:38:00Z">
              <w:r w:rsidR="00FD6E16" w:rsidRPr="0094119A" w:rsidDel="0094119A">
                <w:delText>)</w:delText>
              </w:r>
            </w:del>
          </w:p>
          <w:p w14:paraId="05ADC870" w14:textId="0F4B80A2" w:rsidR="00FD6E16" w:rsidRPr="0094119A" w:rsidRDefault="0094119A" w:rsidP="0094119A">
            <w:pPr>
              <w:pStyle w:val="Tabletext"/>
              <w:cnfStyle w:val="000000000000" w:firstRow="0" w:lastRow="0" w:firstColumn="0" w:lastColumn="0" w:oddVBand="0" w:evenVBand="0" w:oddHBand="0" w:evenHBand="0" w:firstRowFirstColumn="0" w:firstRowLastColumn="0" w:lastRowFirstColumn="0" w:lastRowLastColumn="0"/>
            </w:pPr>
            <w:ins w:id="248" w:author="Selamoglu, Handan" w:date="2016-04-11T13:39:00Z">
              <w:r>
                <w:t xml:space="preserve"> </w:t>
              </w:r>
            </w:ins>
            <w:r w:rsidR="00FD6E16" w:rsidRPr="0094119A">
              <w:t>(e.g., An$ibl3ChgMe).</w:t>
            </w:r>
          </w:p>
        </w:tc>
      </w:tr>
      <w:tr w:rsidR="004C16D8" w14:paraId="26E0847E" w14:textId="77777777" w:rsidTr="009333B0">
        <w:trPr>
          <w:trHeight w:val="394"/>
        </w:trPr>
        <w:tc>
          <w:tcPr>
            <w:cnfStyle w:val="001000000000" w:firstRow="0" w:lastRow="0" w:firstColumn="1" w:lastColumn="0" w:oddVBand="0" w:evenVBand="0" w:oddHBand="0" w:evenHBand="0" w:firstRowFirstColumn="0" w:firstRowLastColumn="0" w:lastRowFirstColumn="0" w:lastRowLastColumn="0"/>
            <w:tcW w:w="2619" w:type="dxa"/>
          </w:tcPr>
          <w:p w14:paraId="237E5E79" w14:textId="0E47AB7F" w:rsidR="004C16D8" w:rsidRDefault="004C16D8" w:rsidP="00512259">
            <w:pPr>
              <w:pStyle w:val="Tabletext"/>
            </w:pPr>
            <w:r>
              <w:t>Specify a DataBaseAdminPassword</w:t>
            </w:r>
          </w:p>
        </w:tc>
        <w:tc>
          <w:tcPr>
            <w:tcW w:w="2799" w:type="dxa"/>
          </w:tcPr>
          <w:p w14:paraId="3D37167D" w14:textId="77777777" w:rsidR="004C16D8" w:rsidRDefault="004C16D8" w:rsidP="004C16D8">
            <w:pPr>
              <w:cnfStyle w:val="000000000000" w:firstRow="0" w:lastRow="0" w:firstColumn="0" w:lastColumn="0" w:oddVBand="0" w:evenVBand="0" w:oddHBand="0" w:evenHBand="0" w:firstRowFirstColumn="0" w:firstRowLastColumn="0" w:lastRowFirstColumn="0" w:lastRowLastColumn="0"/>
              <w:rPr>
                <w:sz w:val="24"/>
              </w:rPr>
            </w:pPr>
            <w:r>
              <w:rPr>
                <w:rFonts w:ascii="Helvetica Neue" w:hAnsi="Helvetica Neue"/>
                <w:b/>
                <w:bCs/>
                <w:color w:val="444444"/>
                <w:sz w:val="21"/>
                <w:szCs w:val="21"/>
                <w:shd w:val="clear" w:color="auto" w:fill="FFFFFF"/>
              </w:rPr>
              <w:t>DatabaseAdminPassword</w:t>
            </w:r>
          </w:p>
          <w:p w14:paraId="41FB0433" w14:textId="77777777" w:rsidR="004C16D8" w:rsidRPr="00FD6E16" w:rsidRDefault="004C16D8" w:rsidP="004C16D8">
            <w:pPr>
              <w:jc w:val="center"/>
              <w:cnfStyle w:val="000000000000" w:firstRow="0" w:lastRow="0" w:firstColumn="0" w:lastColumn="0" w:oddVBand="0" w:evenVBand="0" w:oddHBand="0" w:evenHBand="0" w:firstRowFirstColumn="0" w:firstRowLastColumn="0" w:lastRowFirstColumn="0" w:lastRowLastColumn="0"/>
              <w:rPr>
                <w:rFonts w:ascii="Helvetica Neue" w:hAnsi="Helvetica Neue"/>
                <w:b/>
                <w:bCs/>
                <w:color w:val="444444"/>
                <w:sz w:val="21"/>
                <w:szCs w:val="21"/>
                <w:shd w:val="clear" w:color="auto" w:fill="FFFFFF"/>
              </w:rPr>
            </w:pPr>
          </w:p>
        </w:tc>
        <w:tc>
          <w:tcPr>
            <w:tcW w:w="1414" w:type="dxa"/>
          </w:tcPr>
          <w:p w14:paraId="55DCF3DD" w14:textId="069E66A0" w:rsidR="004C16D8" w:rsidRPr="005A6F3D" w:rsidRDefault="004C16D8"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2724" w:type="dxa"/>
          </w:tcPr>
          <w:p w14:paraId="18844F3D" w14:textId="72E41BFE" w:rsidR="004C16D8" w:rsidRPr="0094119A" w:rsidRDefault="0094119A" w:rsidP="0094119A">
            <w:pPr>
              <w:pStyle w:val="Tabletext"/>
              <w:cnfStyle w:val="000000000000" w:firstRow="0" w:lastRow="0" w:firstColumn="0" w:lastColumn="0" w:oddVBand="0" w:evenVBand="0" w:oddHBand="0" w:evenHBand="0" w:firstRowFirstColumn="0" w:firstRowLastColumn="0" w:lastRowFirstColumn="0" w:lastRowLastColumn="0"/>
            </w:pPr>
            <w:commentRangeStart w:id="249"/>
            <w:ins w:id="250" w:author="Selamoglu, Handan" w:date="2016-04-11T13:39:00Z">
              <w:r>
                <w:t>Password</w:t>
              </w:r>
            </w:ins>
            <w:commentRangeEnd w:id="249"/>
            <w:ins w:id="251" w:author="Selamoglu, Handan" w:date="2016-04-12T09:05:00Z">
              <w:r w:rsidR="001C10B3">
                <w:rPr>
                  <w:rStyle w:val="CommentReference"/>
                  <w:rFonts w:cs="Times New Roman"/>
                  <w:color w:val="212120"/>
                </w:rPr>
                <w:commentReference w:id="249"/>
              </w:r>
            </w:ins>
            <w:ins w:id="252" w:author="Selamoglu, Handan" w:date="2016-04-11T13:39:00Z">
              <w:r>
                <w:t xml:space="preserve"> for the Ansible database administrator account. </w:t>
              </w:r>
            </w:ins>
            <w:r w:rsidR="009B0495" w:rsidRPr="0094119A">
              <w:t xml:space="preserve">All </w:t>
            </w:r>
            <w:del w:id="253" w:author="Selamoglu, Handan" w:date="2016-04-11T13:39:00Z">
              <w:r w:rsidR="009B0495" w:rsidRPr="0094119A" w:rsidDel="0094119A">
                <w:delText xml:space="preserve">dB </w:delText>
              </w:r>
            </w:del>
            <w:ins w:id="254" w:author="Selamoglu, Handan" w:date="2016-04-11T13:39:00Z">
              <w:r>
                <w:t>database</w:t>
              </w:r>
              <w:r w:rsidRPr="0094119A">
                <w:t xml:space="preserve"> </w:t>
              </w:r>
            </w:ins>
            <w:r w:rsidR="009B0495" w:rsidRPr="0094119A">
              <w:t xml:space="preserve">resources </w:t>
            </w:r>
            <w:ins w:id="255" w:author="Selamoglu, Handan" w:date="2016-04-11T13:39:00Z">
              <w:r w:rsidR="00D9167C">
                <w:t>(e.g., Redis, Postg</w:t>
              </w:r>
              <w:r>
                <w:t xml:space="preserve">res) </w:t>
              </w:r>
            </w:ins>
            <w:r w:rsidR="009B0495" w:rsidRPr="0094119A">
              <w:t>will use this password</w:t>
            </w:r>
            <w:ins w:id="256" w:author="Selamoglu, Handan" w:date="2016-04-11T13:39:00Z">
              <w:r>
                <w:t>.</w:t>
              </w:r>
            </w:ins>
            <w:del w:id="257" w:author="Selamoglu, Handan" w:date="2016-04-11T13:39:00Z">
              <w:r w:rsidR="009B0495" w:rsidRPr="0094119A" w:rsidDel="0094119A">
                <w:delText xml:space="preserve"> (redis/postgress)</w:delText>
              </w:r>
            </w:del>
          </w:p>
        </w:tc>
      </w:tr>
      <w:tr w:rsidR="004C16D8" w14:paraId="26314ECB" w14:textId="77777777" w:rsidTr="009333B0">
        <w:tc>
          <w:tcPr>
            <w:cnfStyle w:val="001000000000" w:firstRow="0" w:lastRow="0" w:firstColumn="1" w:lastColumn="0" w:oddVBand="0" w:evenVBand="0" w:oddHBand="0" w:evenHBand="0" w:firstRowFirstColumn="0" w:firstRowLastColumn="0" w:lastRowFirstColumn="0" w:lastRowLastColumn="0"/>
            <w:tcW w:w="2619" w:type="dxa"/>
          </w:tcPr>
          <w:p w14:paraId="5191781A" w14:textId="77777777" w:rsidR="004C16D8" w:rsidRDefault="004C16D8" w:rsidP="00512259">
            <w:pPr>
              <w:pStyle w:val="Tabletext"/>
            </w:pPr>
            <w:r>
              <w:t xml:space="preserve">Source IP for remote access </w:t>
            </w:r>
          </w:p>
        </w:tc>
        <w:tc>
          <w:tcPr>
            <w:tcW w:w="2799" w:type="dxa"/>
          </w:tcPr>
          <w:p w14:paraId="54B9716F" w14:textId="77777777" w:rsidR="004C16D8" w:rsidRPr="00452234" w:rsidRDefault="004C16D8" w:rsidP="00512259">
            <w:pPr>
              <w:pStyle w:val="Tabletext"/>
              <w:cnfStyle w:val="000000000000" w:firstRow="0" w:lastRow="0" w:firstColumn="0" w:lastColumn="0" w:oddVBand="0" w:evenVBand="0" w:oddHBand="0" w:evenHBand="0" w:firstRowFirstColumn="0" w:firstRowLastColumn="0" w:lastRowFirstColumn="0" w:lastRowLastColumn="0"/>
              <w:rPr>
                <w:b/>
              </w:rPr>
            </w:pPr>
            <w:r w:rsidRPr="00452234">
              <w:rPr>
                <w:b/>
              </w:rPr>
              <w:t>RemoteAdminCIDR</w:t>
            </w:r>
          </w:p>
        </w:tc>
        <w:tc>
          <w:tcPr>
            <w:tcW w:w="1414" w:type="dxa"/>
          </w:tcPr>
          <w:p w14:paraId="6941900E"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0.0.0.0/0</w:t>
            </w:r>
          </w:p>
        </w:tc>
        <w:tc>
          <w:tcPr>
            <w:tcW w:w="2724" w:type="dxa"/>
          </w:tcPr>
          <w:p w14:paraId="13405609" w14:textId="2513CE81" w:rsidR="004C16D8" w:rsidRPr="0094119A" w:rsidRDefault="004C16D8"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or IP address for SSH (e.g., 1.1.1.1/32).</w:t>
            </w:r>
          </w:p>
        </w:tc>
      </w:tr>
      <w:tr w:rsidR="004C16D8" w14:paraId="7E4C4884" w14:textId="77777777" w:rsidTr="009333B0">
        <w:tc>
          <w:tcPr>
            <w:cnfStyle w:val="001000000000" w:firstRow="0" w:lastRow="0" w:firstColumn="1" w:lastColumn="0" w:oddVBand="0" w:evenVBand="0" w:oddHBand="0" w:evenHBand="0" w:firstRowFirstColumn="0" w:firstRowLastColumn="0" w:lastRowFirstColumn="0" w:lastRowLastColumn="0"/>
            <w:tcW w:w="2619" w:type="dxa"/>
          </w:tcPr>
          <w:p w14:paraId="4CA88C13" w14:textId="77777777" w:rsidR="004C16D8" w:rsidRDefault="004C16D8" w:rsidP="00512259">
            <w:pPr>
              <w:pStyle w:val="Tabletext"/>
            </w:pPr>
            <w:r>
              <w:t>CIDR range for your VPC</w:t>
            </w:r>
          </w:p>
        </w:tc>
        <w:tc>
          <w:tcPr>
            <w:tcW w:w="2799" w:type="dxa"/>
          </w:tcPr>
          <w:p w14:paraId="791295EE" w14:textId="77777777" w:rsidR="004C16D8" w:rsidRPr="00452234" w:rsidRDefault="004C16D8" w:rsidP="00512259">
            <w:pPr>
              <w:pStyle w:val="Tabletext"/>
              <w:cnfStyle w:val="000000000000" w:firstRow="0" w:lastRow="0" w:firstColumn="0" w:lastColumn="0" w:oddVBand="0" w:evenVBand="0" w:oddHBand="0" w:evenHBand="0" w:firstRowFirstColumn="0" w:firstRowLastColumn="0" w:lastRowFirstColumn="0" w:lastRowLastColumn="0"/>
              <w:rPr>
                <w:b/>
              </w:rPr>
            </w:pPr>
            <w:r w:rsidRPr="00452234">
              <w:rPr>
                <w:b/>
              </w:rPr>
              <w:t>VPCCIDR</w:t>
            </w:r>
          </w:p>
        </w:tc>
        <w:tc>
          <w:tcPr>
            <w:tcW w:w="1414" w:type="dxa"/>
          </w:tcPr>
          <w:p w14:paraId="590ED447"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10.0.0.0/16</w:t>
            </w:r>
          </w:p>
        </w:tc>
        <w:tc>
          <w:tcPr>
            <w:tcW w:w="2724" w:type="dxa"/>
          </w:tcPr>
          <w:p w14:paraId="28F29BB5" w14:textId="386CC0F7" w:rsidR="004C16D8" w:rsidRPr="0094119A" w:rsidRDefault="004C16D8"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for the</w:t>
            </w:r>
            <w:ins w:id="258" w:author="Selamoglu, Handan" w:date="2016-04-11T13:41:00Z">
              <w:r w:rsidR="0094119A">
                <w:t xml:space="preserve"> Amazon</w:t>
              </w:r>
            </w:ins>
            <w:r w:rsidRPr="0094119A">
              <w:t xml:space="preserve"> VPC.</w:t>
            </w:r>
          </w:p>
        </w:tc>
      </w:tr>
      <w:tr w:rsidR="004C16D8" w14:paraId="7980D704" w14:textId="77777777" w:rsidTr="009333B0">
        <w:tc>
          <w:tcPr>
            <w:cnfStyle w:val="001000000000" w:firstRow="0" w:lastRow="0" w:firstColumn="1" w:lastColumn="0" w:oddVBand="0" w:evenVBand="0" w:oddHBand="0" w:evenHBand="0" w:firstRowFirstColumn="0" w:firstRowLastColumn="0" w:lastRowFirstColumn="0" w:lastRowLastColumn="0"/>
            <w:tcW w:w="2619" w:type="dxa"/>
          </w:tcPr>
          <w:p w14:paraId="4F86E105" w14:textId="77777777" w:rsidR="004C16D8" w:rsidRDefault="004C16D8" w:rsidP="00512259">
            <w:pPr>
              <w:pStyle w:val="Tabletext"/>
            </w:pPr>
            <w:r>
              <w:t>CIDR range for the subnet in your VPC</w:t>
            </w:r>
          </w:p>
        </w:tc>
        <w:tc>
          <w:tcPr>
            <w:tcW w:w="2799" w:type="dxa"/>
          </w:tcPr>
          <w:p w14:paraId="04735A68" w14:textId="77777777" w:rsidR="004C16D8" w:rsidRPr="00452234" w:rsidRDefault="004C16D8" w:rsidP="00512259">
            <w:pPr>
              <w:pStyle w:val="Tabletext"/>
              <w:cnfStyle w:val="000000000000" w:firstRow="0" w:lastRow="0" w:firstColumn="0" w:lastColumn="0" w:oddVBand="0" w:evenVBand="0" w:oddHBand="0" w:evenHBand="0" w:firstRowFirstColumn="0" w:firstRowLastColumn="0" w:lastRowFirstColumn="0" w:lastRowLastColumn="0"/>
              <w:rPr>
                <w:b/>
              </w:rPr>
            </w:pPr>
            <w:r w:rsidRPr="00452234">
              <w:rPr>
                <w:b/>
              </w:rPr>
              <w:t>SubnetCIDR</w:t>
            </w:r>
          </w:p>
        </w:tc>
        <w:tc>
          <w:tcPr>
            <w:tcW w:w="1414" w:type="dxa"/>
          </w:tcPr>
          <w:p w14:paraId="585FF63C"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10.0.0.0/19</w:t>
            </w:r>
          </w:p>
        </w:tc>
        <w:tc>
          <w:tcPr>
            <w:tcW w:w="2724" w:type="dxa"/>
          </w:tcPr>
          <w:p w14:paraId="74764D4F" w14:textId="4200DB5F" w:rsidR="004C16D8" w:rsidRPr="0094119A" w:rsidRDefault="004C16D8" w:rsidP="0094119A">
            <w:pPr>
              <w:pStyle w:val="Tabletext"/>
              <w:cnfStyle w:val="000000000000" w:firstRow="0" w:lastRow="0" w:firstColumn="0" w:lastColumn="0" w:oddVBand="0" w:evenVBand="0" w:oddHBand="0" w:evenHBand="0" w:firstRowFirstColumn="0" w:firstRowLastColumn="0" w:lastRowFirstColumn="0" w:lastRowLastColumn="0"/>
            </w:pPr>
            <w:r w:rsidRPr="0094119A">
              <w:t xml:space="preserve">CIDR block for the </w:t>
            </w:r>
            <w:ins w:id="259" w:author="Selamoglu, Handan" w:date="2016-04-11T13:41:00Z">
              <w:r w:rsidR="0094119A">
                <w:t xml:space="preserve">public </w:t>
              </w:r>
            </w:ins>
            <w:r w:rsidRPr="0094119A">
              <w:t>subnet</w:t>
            </w:r>
            <w:ins w:id="260" w:author="Selamoglu, Handan" w:date="2016-04-11T13:41:00Z">
              <w:r w:rsidR="0094119A">
                <w:t xml:space="preserve"> in the Amazon VPC where Ansible Tower will be deployed</w:t>
              </w:r>
            </w:ins>
            <w:r w:rsidRPr="0094119A">
              <w:t>.</w:t>
            </w:r>
          </w:p>
        </w:tc>
      </w:tr>
      <w:tr w:rsidR="004C16D8" w14:paraId="56CCE4E9" w14:textId="77777777" w:rsidTr="009333B0">
        <w:tc>
          <w:tcPr>
            <w:cnfStyle w:val="001000000000" w:firstRow="0" w:lastRow="0" w:firstColumn="1" w:lastColumn="0" w:oddVBand="0" w:evenVBand="0" w:oddHBand="0" w:evenHBand="0" w:firstRowFirstColumn="0" w:firstRowLastColumn="0" w:lastRowFirstColumn="0" w:lastRowLastColumn="0"/>
            <w:tcW w:w="2619" w:type="dxa"/>
          </w:tcPr>
          <w:p w14:paraId="5EC5B674" w14:textId="1CDD68A2" w:rsidR="004C16D8" w:rsidRDefault="004C16D8" w:rsidP="00534333">
            <w:pPr>
              <w:pStyle w:val="Tabletext"/>
            </w:pPr>
            <w:r>
              <w:t xml:space="preserve">IP address for the </w:t>
            </w:r>
            <w:r w:rsidR="00534333">
              <w:t>Ansible Tower</w:t>
            </w:r>
          </w:p>
        </w:tc>
        <w:tc>
          <w:tcPr>
            <w:tcW w:w="2799" w:type="dxa"/>
          </w:tcPr>
          <w:p w14:paraId="61F55FAC" w14:textId="1F690F54" w:rsidR="004C16D8" w:rsidRPr="00FD6E16" w:rsidRDefault="004C16D8" w:rsidP="00FD6E16">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D6E16">
              <w:rPr>
                <w:rFonts w:ascii="Helvetica Neue" w:hAnsi="Helvetica Neue"/>
                <w:b/>
                <w:bCs/>
                <w:color w:val="444444"/>
                <w:sz w:val="21"/>
                <w:szCs w:val="21"/>
                <w:shd w:val="clear" w:color="auto" w:fill="FFFFFF"/>
              </w:rPr>
              <w:t>AnsibleTowerIP</w:t>
            </w:r>
          </w:p>
        </w:tc>
        <w:tc>
          <w:tcPr>
            <w:tcW w:w="1414" w:type="dxa"/>
          </w:tcPr>
          <w:p w14:paraId="1D643A07"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10.0.0.10</w:t>
            </w:r>
          </w:p>
        </w:tc>
        <w:tc>
          <w:tcPr>
            <w:tcW w:w="2724" w:type="dxa"/>
          </w:tcPr>
          <w:p w14:paraId="2912F1A4" w14:textId="177ECE5D" w:rsidR="004C16D8" w:rsidRPr="0094119A" w:rsidRDefault="004C16D8" w:rsidP="0094119A">
            <w:pPr>
              <w:pStyle w:val="Tabletext"/>
              <w:cnfStyle w:val="000000000000" w:firstRow="0" w:lastRow="0" w:firstColumn="0" w:lastColumn="0" w:oddVBand="0" w:evenVBand="0" w:oddHBand="0" w:evenHBand="0" w:firstRowFirstColumn="0" w:firstRowLastColumn="0" w:lastRowFirstColumn="0" w:lastRowLastColumn="0"/>
            </w:pPr>
            <w:del w:id="261" w:author="Selamoglu, Handan" w:date="2016-04-11T13:40:00Z">
              <w:r w:rsidRPr="0094119A" w:rsidDel="0094119A">
                <w:delText>This is the p</w:delText>
              </w:r>
            </w:del>
            <w:ins w:id="262" w:author="Selamoglu, Handan" w:date="2016-04-11T13:40:00Z">
              <w:r w:rsidR="0094119A">
                <w:t>P</w:t>
              </w:r>
            </w:ins>
            <w:r w:rsidRPr="0094119A">
              <w:t xml:space="preserve">rivate IP of your Ansible </w:t>
            </w:r>
            <w:ins w:id="263" w:author="Selamoglu, Handan" w:date="2016-04-12T09:04:00Z">
              <w:r w:rsidR="001C10B3">
                <w:t>T</w:t>
              </w:r>
            </w:ins>
            <w:del w:id="264" w:author="Selamoglu, Handan" w:date="2016-04-12T09:04:00Z">
              <w:r w:rsidRPr="0094119A" w:rsidDel="001C10B3">
                <w:delText>t</w:delText>
              </w:r>
            </w:del>
            <w:r w:rsidRPr="0094119A">
              <w:t>ower</w:t>
            </w:r>
            <w:ins w:id="265" w:author="Selamoglu, Handan" w:date="2016-04-12T09:05:00Z">
              <w:r w:rsidR="001C10B3">
                <w:t>.</w:t>
              </w:r>
            </w:ins>
          </w:p>
        </w:tc>
      </w:tr>
      <w:tr w:rsidR="004C16D8" w14:paraId="761B5BE9" w14:textId="77777777" w:rsidTr="009333B0">
        <w:tc>
          <w:tcPr>
            <w:cnfStyle w:val="001000000000" w:firstRow="0" w:lastRow="0" w:firstColumn="1" w:lastColumn="0" w:oddVBand="0" w:evenVBand="0" w:oddHBand="0" w:evenHBand="0" w:firstRowFirstColumn="0" w:firstRowLastColumn="0" w:lastRowFirstColumn="0" w:lastRowLastColumn="0"/>
            <w:tcW w:w="2619" w:type="dxa"/>
          </w:tcPr>
          <w:p w14:paraId="0D76B1AA" w14:textId="490C4A41" w:rsidR="004C16D8" w:rsidRDefault="004C16D8" w:rsidP="00534333">
            <w:pPr>
              <w:pStyle w:val="Tabletext"/>
            </w:pPr>
            <w:r>
              <w:t xml:space="preserve">IP address for the Linux </w:t>
            </w:r>
            <w:r w:rsidR="00534333">
              <w:t xml:space="preserve">Client. </w:t>
            </w:r>
            <w:r w:rsidR="00C85252">
              <w:t>(bare Linux instance)</w:t>
            </w:r>
          </w:p>
        </w:tc>
        <w:tc>
          <w:tcPr>
            <w:tcW w:w="2799" w:type="dxa"/>
          </w:tcPr>
          <w:p w14:paraId="1D8A7345" w14:textId="4B789E98" w:rsidR="004C16D8" w:rsidRPr="00FD6E16" w:rsidRDefault="004C16D8" w:rsidP="00FD6E16">
            <w:pPr>
              <w:cnfStyle w:val="000000000000" w:firstRow="0" w:lastRow="0" w:firstColumn="0" w:lastColumn="0" w:oddVBand="0" w:evenVBand="0" w:oddHBand="0" w:evenHBand="0" w:firstRowFirstColumn="0" w:firstRowLastColumn="0" w:lastRowFirstColumn="0" w:lastRowLastColumn="0"/>
              <w:rPr>
                <w:sz w:val="24"/>
              </w:rPr>
            </w:pPr>
            <w:r>
              <w:rPr>
                <w:rFonts w:ascii="Helvetica Neue" w:hAnsi="Helvetica Neue"/>
                <w:b/>
                <w:bCs/>
                <w:color w:val="444444"/>
                <w:sz w:val="21"/>
                <w:szCs w:val="21"/>
                <w:shd w:val="clear" w:color="auto" w:fill="FFFFFF"/>
              </w:rPr>
              <w:t>AnsibleClientLinuxIP</w:t>
            </w:r>
          </w:p>
        </w:tc>
        <w:tc>
          <w:tcPr>
            <w:tcW w:w="1414" w:type="dxa"/>
          </w:tcPr>
          <w:p w14:paraId="6374CD7F" w14:textId="77777777" w:rsidR="004C16D8" w:rsidRDefault="004C16D8" w:rsidP="00512259">
            <w:pPr>
              <w:pStyle w:val="Tabletext"/>
              <w:cnfStyle w:val="000000000000" w:firstRow="0" w:lastRow="0" w:firstColumn="0" w:lastColumn="0" w:oddVBand="0" w:evenVBand="0" w:oddHBand="0" w:evenHBand="0" w:firstRowFirstColumn="0" w:firstRowLastColumn="0" w:lastRowFirstColumn="0" w:lastRowLastColumn="0"/>
            </w:pPr>
            <w:r>
              <w:t>10.0.0.11</w:t>
            </w:r>
          </w:p>
        </w:tc>
        <w:tc>
          <w:tcPr>
            <w:tcW w:w="2724" w:type="dxa"/>
          </w:tcPr>
          <w:p w14:paraId="12FC5A28" w14:textId="2AC9EDDB" w:rsidR="004C16D8" w:rsidRPr="0094119A" w:rsidRDefault="004C16D8" w:rsidP="0094119A">
            <w:pPr>
              <w:pStyle w:val="Tabletext"/>
              <w:cnfStyle w:val="000000000000" w:firstRow="0" w:lastRow="0" w:firstColumn="0" w:lastColumn="0" w:oddVBand="0" w:evenVBand="0" w:oddHBand="0" w:evenHBand="0" w:firstRowFirstColumn="0" w:firstRowLastColumn="0" w:lastRowFirstColumn="0" w:lastRowLastColumn="0"/>
            </w:pPr>
            <w:r w:rsidRPr="0094119A">
              <w:t xml:space="preserve">IP address of a Linux </w:t>
            </w:r>
            <w:ins w:id="266" w:author="Selamoglu, Handan" w:date="2016-04-11T13:40:00Z">
              <w:r w:rsidR="0094119A">
                <w:t>i</w:t>
              </w:r>
            </w:ins>
            <w:del w:id="267" w:author="Selamoglu, Handan" w:date="2016-04-11T13:40:00Z">
              <w:r w:rsidRPr="0094119A" w:rsidDel="0094119A">
                <w:delText>I</w:delText>
              </w:r>
            </w:del>
            <w:r w:rsidRPr="0094119A">
              <w:t>nstance that can be managed by Ansible</w:t>
            </w:r>
            <w:ins w:id="268" w:author="Selamoglu, Handan" w:date="2016-04-11T13:40:00Z">
              <w:r w:rsidR="0094119A">
                <w:t>.</w:t>
              </w:r>
            </w:ins>
            <w:r w:rsidRPr="0094119A">
              <w:t xml:space="preserve"> </w:t>
            </w:r>
          </w:p>
        </w:tc>
      </w:tr>
    </w:tbl>
    <w:p w14:paraId="7FD8DE46" w14:textId="4B89BFDD" w:rsidR="00BE69A6" w:rsidRPr="00722556" w:rsidRDefault="00BE69A6" w:rsidP="00BE69A6">
      <w:pPr>
        <w:pStyle w:val="Note"/>
        <w:spacing w:before="280" w:after="280"/>
      </w:pPr>
      <w:r w:rsidRPr="00722556">
        <w:rPr>
          <w:b/>
        </w:rPr>
        <w:t>Note</w:t>
      </w:r>
      <w:r>
        <w:t xml:space="preserve">     You can also </w:t>
      </w:r>
      <w:hyperlink r:id="rId35" w:history="1">
        <w:r w:rsidRPr="002E43BE">
          <w:rPr>
            <w:rStyle w:val="Hyperlink"/>
          </w:rPr>
          <w:t>download the template</w:t>
        </w:r>
      </w:hyperlink>
      <w:r>
        <w:t xml:space="preserve"> </w:t>
      </w:r>
      <w:r w:rsidRPr="00584356">
        <w:rPr>
          <w:color w:val="auto"/>
        </w:rPr>
        <w:t xml:space="preserve">and </w:t>
      </w:r>
      <w:r>
        <w:t>edit it to create your own parameters based on your specific deployment scenario.</w:t>
      </w:r>
    </w:p>
    <w:p w14:paraId="3DD43218" w14:textId="77777777" w:rsidR="00BE69A6" w:rsidRDefault="00BE69A6" w:rsidP="00BE69A6">
      <w:pPr>
        <w:pStyle w:val="ListNumber"/>
        <w:numPr>
          <w:ilvl w:val="0"/>
          <w:numId w:val="5"/>
        </w:numPr>
      </w:pPr>
      <w:r>
        <w:t xml:space="preserve">On the </w:t>
      </w:r>
      <w:r w:rsidRPr="00191EA4">
        <w:rPr>
          <w:b/>
        </w:rPr>
        <w:t>Options</w:t>
      </w:r>
      <w:r>
        <w:t xml:space="preserve"> page, you can </w:t>
      </w:r>
      <w:hyperlink r:id="rId36" w:history="1">
        <w:r w:rsidRPr="00F22EBE">
          <w:rPr>
            <w:rStyle w:val="Hyperlink"/>
          </w:rPr>
          <w:t>specify tags</w:t>
        </w:r>
      </w:hyperlink>
      <w:r>
        <w:t xml:space="preserve"> </w:t>
      </w:r>
      <w:r w:rsidRPr="00F22EBE">
        <w:t>(key-value pairs) for resources in your stack</w:t>
      </w:r>
      <w:r>
        <w:t xml:space="preserve"> and </w:t>
      </w:r>
      <w:hyperlink r:id="rId37" w:history="1">
        <w:r>
          <w:rPr>
            <w:rStyle w:val="Hyperlink"/>
          </w:rPr>
          <w:t>set additional options</w:t>
        </w:r>
      </w:hyperlink>
      <w:r>
        <w:t xml:space="preserve">. When you’re done, choose </w:t>
      </w:r>
      <w:r w:rsidRPr="0012359E">
        <w:rPr>
          <w:b/>
        </w:rPr>
        <w:t>Next</w:t>
      </w:r>
      <w:r>
        <w:t>.</w:t>
      </w:r>
    </w:p>
    <w:p w14:paraId="10929691" w14:textId="77777777" w:rsidR="00BE69A6" w:rsidRDefault="00BE69A6" w:rsidP="00BE69A6">
      <w:pPr>
        <w:pStyle w:val="ListNumber"/>
        <w:numPr>
          <w:ilvl w:val="0"/>
          <w:numId w:val="5"/>
        </w:numPr>
      </w:pPr>
      <w:r>
        <w:t xml:space="preserve">On the </w:t>
      </w:r>
      <w:r w:rsidRPr="00191EA4">
        <w:rPr>
          <w:b/>
        </w:rPr>
        <w:t>Review</w:t>
      </w:r>
      <w:r>
        <w:t xml:space="preserve"> page, review and confirm the settings.</w:t>
      </w:r>
    </w:p>
    <w:p w14:paraId="62A6F5F7" w14:textId="77777777" w:rsidR="00BE69A6" w:rsidRDefault="00BE69A6" w:rsidP="00BE69A6">
      <w:pPr>
        <w:pStyle w:val="ListNumber"/>
        <w:numPr>
          <w:ilvl w:val="0"/>
          <w:numId w:val="5"/>
        </w:numPr>
        <w:rPr>
          <w:specVanish/>
        </w:rPr>
      </w:pPr>
      <w:r>
        <w:t xml:space="preserve">Choose </w:t>
      </w:r>
      <w:r w:rsidRPr="008A3078">
        <w:rPr>
          <w:b/>
        </w:rPr>
        <w:t>Create</w:t>
      </w:r>
      <w:r>
        <w:t xml:space="preserve"> to deploy the stack.</w:t>
      </w:r>
    </w:p>
    <w:p w14:paraId="3A36F4E6" w14:textId="76F04B16" w:rsidR="00BE69A6" w:rsidRDefault="00BE69A6" w:rsidP="00BE69A6">
      <w:pPr>
        <w:pStyle w:val="ListNumber"/>
        <w:numPr>
          <w:ilvl w:val="0"/>
          <w:numId w:val="5"/>
        </w:numPr>
        <w:spacing w:after="400"/>
        <w:rPr>
          <w:specVanish/>
        </w:rPr>
      </w:pPr>
      <w:r w:rsidRPr="003F4651">
        <w:t xml:space="preserve">Monitor the status of the stack. When the status is </w:t>
      </w:r>
      <w:r w:rsidRPr="003F4651">
        <w:rPr>
          <w:b/>
        </w:rPr>
        <w:t>CREATE_COMPLETE</w:t>
      </w:r>
      <w:r>
        <w:t xml:space="preserve">, </w:t>
      </w:r>
      <w:del w:id="269" w:author="Selamoglu, Handan" w:date="2016-04-11T13:46:00Z">
        <w:r w:rsidR="00B55AEC" w:rsidDel="00D9167C">
          <w:delText xml:space="preserve">your </w:delText>
        </w:r>
      </w:del>
      <w:r w:rsidR="00B55AEC">
        <w:t xml:space="preserve">Ansible Tower </w:t>
      </w:r>
      <w:r w:rsidRPr="003F4651">
        <w:t>is ready</w:t>
      </w:r>
      <w:ins w:id="270" w:author="Selamoglu, Handan" w:date="2016-04-11T13:47:00Z">
        <w:r w:rsidR="00D9167C">
          <w:t xml:space="preserve"> to use</w:t>
        </w:r>
      </w:ins>
      <w:r w:rsidRPr="003F4651">
        <w:t>.</w:t>
      </w:r>
      <w:ins w:id="271" w:author="Selamoglu, Handan" w:date="2016-04-11T14:45:00Z">
        <w:r w:rsidR="001D662C">
          <w:t xml:space="preserve"> </w:t>
        </w:r>
      </w:ins>
      <w:ins w:id="272" w:author="Selamoglu, Handan" w:date="2016-04-11T14:47:00Z">
        <w:r w:rsidR="001D662C">
          <w:t>The IP address is</w:t>
        </w:r>
      </w:ins>
      <w:ins w:id="273" w:author="Selamoglu, Handan" w:date="2016-04-11T14:46:00Z">
        <w:r w:rsidR="001D662C">
          <w:t xml:space="preserve"> displayed in the </w:t>
        </w:r>
        <w:r w:rsidR="001D662C" w:rsidRPr="001D662C">
          <w:rPr>
            <w:b/>
          </w:rPr>
          <w:t>Outputs</w:t>
        </w:r>
        <w:r w:rsidR="001D662C">
          <w:t xml:space="preserve"> tab </w:t>
        </w:r>
      </w:ins>
      <w:ins w:id="274" w:author="Selamoglu, Handan" w:date="2016-04-11T14:47:00Z">
        <w:r w:rsidR="001D662C">
          <w:t xml:space="preserve">for the stack, as shown </w:t>
        </w:r>
      </w:ins>
      <w:ins w:id="275" w:author="Selamoglu, Handan" w:date="2016-04-12T09:05:00Z">
        <w:r w:rsidR="001C10B3">
          <w:t xml:space="preserve">later </w:t>
        </w:r>
      </w:ins>
      <w:ins w:id="276" w:author="Selamoglu, Handan" w:date="2016-04-11T14:47:00Z">
        <w:r w:rsidR="001D662C">
          <w:t>in Figure 8</w:t>
        </w:r>
      </w:ins>
      <w:ins w:id="277" w:author="Selamoglu, Handan" w:date="2016-04-11T14:46:00Z">
        <w:r w:rsidR="001D662C">
          <w:t>.</w:t>
        </w:r>
      </w:ins>
    </w:p>
    <w:p w14:paraId="01958085" w14:textId="1A618069" w:rsidR="00E27FB0" w:rsidRDefault="00E27FB0" w:rsidP="00E27FB0">
      <w:pPr>
        <w:pStyle w:val="Heading2"/>
      </w:pPr>
      <w:bookmarkStart w:id="278" w:name="_Toc448217047"/>
      <w:r>
        <w:lastRenderedPageBreak/>
        <w:t xml:space="preserve">Step 3. </w:t>
      </w:r>
      <w:del w:id="279" w:author="Selamoglu, Handan" w:date="2016-04-11T13:50:00Z">
        <w:r w:rsidDel="00E44F1D">
          <w:delText>AWS Credential for use with</w:delText>
        </w:r>
      </w:del>
      <w:ins w:id="280" w:author="Selamoglu, Handan" w:date="2016-04-11T13:50:00Z">
        <w:r w:rsidR="00E44F1D">
          <w:t>Create a User Account for</w:t>
        </w:r>
      </w:ins>
      <w:r>
        <w:t xml:space="preserve"> Ansible Tower</w:t>
      </w:r>
      <w:bookmarkEnd w:id="278"/>
    </w:p>
    <w:p w14:paraId="2A8C348E" w14:textId="3A1D8311" w:rsidR="00216BCF" w:rsidRDefault="00BF4D61" w:rsidP="0083566B">
      <w:pPr>
        <w:spacing w:before="140"/>
        <w:rPr>
          <w:ins w:id="281" w:author="Selamoglu, Handan" w:date="2016-04-11T13:52:00Z"/>
          <w:rStyle w:val="Strong"/>
          <w:b w:val="0"/>
          <w:bCs w:val="0"/>
          <w:color w:val="404040"/>
        </w:rPr>
      </w:pPr>
      <w:commentRangeStart w:id="282"/>
      <w:r w:rsidRPr="00E44F1D">
        <w:rPr>
          <w:rStyle w:val="Strong"/>
          <w:b w:val="0"/>
          <w:bCs w:val="0"/>
          <w:color w:val="404040"/>
        </w:rPr>
        <w:t>As part of this setup</w:t>
      </w:r>
      <w:r w:rsidR="00E27FB0" w:rsidRPr="00E44F1D">
        <w:rPr>
          <w:rStyle w:val="Strong"/>
          <w:b w:val="0"/>
          <w:bCs w:val="0"/>
          <w:color w:val="404040"/>
        </w:rPr>
        <w:t xml:space="preserve"> </w:t>
      </w:r>
      <w:r w:rsidRPr="00E44F1D">
        <w:rPr>
          <w:rStyle w:val="Strong"/>
          <w:b w:val="0"/>
          <w:bCs w:val="0"/>
          <w:color w:val="404040"/>
        </w:rPr>
        <w:t xml:space="preserve">I </w:t>
      </w:r>
      <w:r w:rsidR="00E27FB0" w:rsidRPr="00E44F1D">
        <w:rPr>
          <w:rStyle w:val="Strong"/>
          <w:b w:val="0"/>
          <w:bCs w:val="0"/>
          <w:color w:val="404040"/>
        </w:rPr>
        <w:t>create</w:t>
      </w:r>
      <w:r w:rsidRPr="00E44F1D">
        <w:rPr>
          <w:rStyle w:val="Strong"/>
          <w:b w:val="0"/>
          <w:bCs w:val="0"/>
          <w:color w:val="404040"/>
        </w:rPr>
        <w:t>d</w:t>
      </w:r>
      <w:r w:rsidR="00E27FB0" w:rsidRPr="00E44F1D">
        <w:rPr>
          <w:rStyle w:val="Strong"/>
          <w:b w:val="0"/>
          <w:bCs w:val="0"/>
          <w:color w:val="404040"/>
        </w:rPr>
        <w:t xml:space="preserve"> a new user called </w:t>
      </w:r>
      <w:r w:rsidR="00E27FB0" w:rsidRPr="00E44F1D">
        <w:rPr>
          <w:rStyle w:val="Strong"/>
          <w:b w:val="0"/>
          <w:bCs w:val="0"/>
          <w:i/>
          <w:color w:val="404040"/>
        </w:rPr>
        <w:t>ansibleadm</w:t>
      </w:r>
      <w:r w:rsidR="00E27FB0" w:rsidRPr="00E44F1D">
        <w:rPr>
          <w:rStyle w:val="Strong"/>
          <w:b w:val="0"/>
          <w:bCs w:val="0"/>
          <w:color w:val="404040"/>
        </w:rPr>
        <w:t xml:space="preserve">. </w:t>
      </w:r>
      <w:commentRangeEnd w:id="282"/>
      <w:r w:rsidR="00D26B11">
        <w:rPr>
          <w:rStyle w:val="CommentReference"/>
          <w:kern w:val="28"/>
        </w:rPr>
        <w:commentReference w:id="282"/>
      </w:r>
      <w:r w:rsidR="00216BCF" w:rsidRPr="00E44F1D">
        <w:rPr>
          <w:rStyle w:val="Strong"/>
          <w:b w:val="0"/>
          <w:bCs w:val="0"/>
          <w:color w:val="404040"/>
        </w:rPr>
        <w:t>This is an optional step</w:t>
      </w:r>
      <w:ins w:id="283" w:author="Selamoglu, Handan" w:date="2016-04-11T14:11:00Z">
        <w:r w:rsidR="0037321F">
          <w:rPr>
            <w:rStyle w:val="Strong"/>
            <w:b w:val="0"/>
            <w:bCs w:val="0"/>
            <w:color w:val="404040"/>
          </w:rPr>
          <w:t>.</w:t>
        </w:r>
      </w:ins>
      <w:r w:rsidR="00216BCF" w:rsidRPr="00E44F1D">
        <w:rPr>
          <w:rStyle w:val="Strong"/>
          <w:b w:val="0"/>
          <w:bCs w:val="0"/>
          <w:color w:val="404040"/>
        </w:rPr>
        <w:t xml:space="preserve"> </w:t>
      </w:r>
      <w:ins w:id="284" w:author="Selamoglu, Handan" w:date="2016-04-11T14:11:00Z">
        <w:r w:rsidR="0037321F">
          <w:rPr>
            <w:rStyle w:val="Strong"/>
            <w:b w:val="0"/>
            <w:bCs w:val="0"/>
            <w:color w:val="404040"/>
          </w:rPr>
          <w:t>Y</w:t>
        </w:r>
      </w:ins>
      <w:del w:id="285" w:author="Selamoglu, Handan" w:date="2016-04-11T14:11:00Z">
        <w:r w:rsidR="00216BCF" w:rsidRPr="00E44F1D" w:rsidDel="0037321F">
          <w:rPr>
            <w:rStyle w:val="Strong"/>
            <w:b w:val="0"/>
            <w:bCs w:val="0"/>
            <w:color w:val="404040"/>
          </w:rPr>
          <w:delText>y</w:delText>
        </w:r>
      </w:del>
      <w:r w:rsidR="00E27FB0" w:rsidRPr="00E44F1D">
        <w:rPr>
          <w:rStyle w:val="Strong"/>
          <w:b w:val="0"/>
          <w:bCs w:val="0"/>
          <w:color w:val="404040"/>
        </w:rPr>
        <w:t>ou can us</w:t>
      </w:r>
      <w:r w:rsidRPr="00E44F1D">
        <w:rPr>
          <w:rStyle w:val="Strong"/>
          <w:b w:val="0"/>
          <w:bCs w:val="0"/>
          <w:color w:val="404040"/>
        </w:rPr>
        <w:t>e an existing user</w:t>
      </w:r>
      <w:ins w:id="286" w:author="Selamoglu, Handan" w:date="2016-04-11T14:11:00Z">
        <w:r w:rsidR="0037321F">
          <w:rPr>
            <w:rStyle w:val="Strong"/>
            <w:b w:val="0"/>
            <w:bCs w:val="0"/>
            <w:color w:val="404040"/>
          </w:rPr>
          <w:t xml:space="preserve"> account instead,</w:t>
        </w:r>
      </w:ins>
      <w:r w:rsidRPr="00E44F1D">
        <w:rPr>
          <w:rStyle w:val="Strong"/>
          <w:b w:val="0"/>
          <w:bCs w:val="0"/>
          <w:color w:val="404040"/>
        </w:rPr>
        <w:t xml:space="preserve"> </w:t>
      </w:r>
      <w:del w:id="287" w:author="Selamoglu, Handan" w:date="2016-04-11T14:12:00Z">
        <w:r w:rsidRPr="00E44F1D" w:rsidDel="0037321F">
          <w:rPr>
            <w:rStyle w:val="Strong"/>
            <w:b w:val="0"/>
            <w:bCs w:val="0"/>
            <w:color w:val="404040"/>
          </w:rPr>
          <w:delText>if you wish - given that</w:delText>
        </w:r>
      </w:del>
      <w:ins w:id="288" w:author="Selamoglu, Handan" w:date="2016-04-11T14:12:00Z">
        <w:r w:rsidR="0037321F">
          <w:rPr>
            <w:rStyle w:val="Strong"/>
            <w:b w:val="0"/>
            <w:bCs w:val="0"/>
            <w:color w:val="404040"/>
          </w:rPr>
          <w:t>if</w:t>
        </w:r>
      </w:ins>
      <w:r w:rsidRPr="00E44F1D">
        <w:rPr>
          <w:rStyle w:val="Strong"/>
          <w:b w:val="0"/>
          <w:bCs w:val="0"/>
          <w:color w:val="404040"/>
        </w:rPr>
        <w:t xml:space="preserve"> </w:t>
      </w:r>
      <w:ins w:id="289" w:author="Selamoglu, Handan" w:date="2016-04-11T14:12:00Z">
        <w:r w:rsidR="0037321F">
          <w:rPr>
            <w:rStyle w:val="Strong"/>
            <w:b w:val="0"/>
            <w:bCs w:val="0"/>
            <w:color w:val="404040"/>
          </w:rPr>
          <w:t xml:space="preserve">that </w:t>
        </w:r>
      </w:ins>
      <w:del w:id="290" w:author="Selamoglu, Handan" w:date="2016-04-11T14:12:00Z">
        <w:r w:rsidRPr="00E44F1D" w:rsidDel="0037321F">
          <w:rPr>
            <w:rStyle w:val="Strong"/>
            <w:b w:val="0"/>
            <w:bCs w:val="0"/>
            <w:color w:val="404040"/>
          </w:rPr>
          <w:delText xml:space="preserve">user </w:delText>
        </w:r>
      </w:del>
      <w:ins w:id="291" w:author="Selamoglu, Handan" w:date="2016-04-11T14:12:00Z">
        <w:r w:rsidR="0037321F">
          <w:rPr>
            <w:rStyle w:val="Strong"/>
            <w:b w:val="0"/>
            <w:bCs w:val="0"/>
            <w:color w:val="404040"/>
          </w:rPr>
          <w:t>account</w:t>
        </w:r>
        <w:r w:rsidR="0037321F" w:rsidRPr="00E44F1D">
          <w:rPr>
            <w:rStyle w:val="Strong"/>
            <w:b w:val="0"/>
            <w:bCs w:val="0"/>
            <w:color w:val="404040"/>
          </w:rPr>
          <w:t xml:space="preserve"> </w:t>
        </w:r>
      </w:ins>
      <w:r w:rsidRPr="00E44F1D">
        <w:rPr>
          <w:rStyle w:val="Strong"/>
          <w:b w:val="0"/>
          <w:bCs w:val="0"/>
          <w:color w:val="404040"/>
        </w:rPr>
        <w:t xml:space="preserve">has the </w:t>
      </w:r>
      <w:commentRangeStart w:id="292"/>
      <w:r w:rsidRPr="00E44F1D">
        <w:rPr>
          <w:rStyle w:val="Strong"/>
          <w:b w:val="0"/>
          <w:bCs w:val="0"/>
          <w:color w:val="404040"/>
        </w:rPr>
        <w:t>proper privileges</w:t>
      </w:r>
      <w:commentRangeEnd w:id="292"/>
      <w:r w:rsidR="0037321F">
        <w:rPr>
          <w:rStyle w:val="CommentReference"/>
          <w:kern w:val="28"/>
        </w:rPr>
        <w:commentReference w:id="292"/>
      </w:r>
      <w:r w:rsidRPr="00E44F1D">
        <w:rPr>
          <w:rStyle w:val="Strong"/>
          <w:b w:val="0"/>
          <w:bCs w:val="0"/>
          <w:color w:val="404040"/>
        </w:rPr>
        <w:t xml:space="preserve">. </w:t>
      </w:r>
    </w:p>
    <w:p w14:paraId="51A62DCD" w14:textId="3F05690B" w:rsidR="00E44F1D" w:rsidRDefault="00081F00" w:rsidP="00D30880">
      <w:pPr>
        <w:pStyle w:val="ListNumber"/>
        <w:numPr>
          <w:ilvl w:val="0"/>
          <w:numId w:val="14"/>
        </w:numPr>
        <w:rPr>
          <w:rStyle w:val="Strong"/>
          <w:b w:val="0"/>
          <w:bCs w:val="0"/>
          <w:color w:val="404040"/>
        </w:rPr>
      </w:pPr>
      <w:ins w:id="293" w:author="Selamoglu, Handan" w:date="2016-04-11T13:59:00Z">
        <w:r>
          <w:rPr>
            <w:rStyle w:val="Strong"/>
            <w:b w:val="0"/>
            <w:bCs w:val="0"/>
            <w:color w:val="404040"/>
          </w:rPr>
          <w:t>O</w:t>
        </w:r>
      </w:ins>
      <w:ins w:id="294" w:author="Selamoglu, Handan" w:date="2016-04-11T13:52:00Z">
        <w:r w:rsidR="00E44F1D" w:rsidRPr="00E44F1D">
          <w:rPr>
            <w:rStyle w:val="Strong"/>
            <w:b w:val="0"/>
            <w:bCs w:val="0"/>
            <w:color w:val="404040"/>
          </w:rPr>
          <w:t xml:space="preserve">pen the IAM </w:t>
        </w:r>
      </w:ins>
      <w:ins w:id="295" w:author="Selamoglu, Handan" w:date="2016-04-11T13:55:00Z">
        <w:r w:rsidR="00E44F1D">
          <w:rPr>
            <w:rStyle w:val="Strong"/>
            <w:b w:val="0"/>
            <w:bCs w:val="0"/>
            <w:color w:val="404040"/>
          </w:rPr>
          <w:t>console</w:t>
        </w:r>
      </w:ins>
      <w:ins w:id="296" w:author="Selamoglu, Handan" w:date="2016-04-11T13:52:00Z">
        <w:r w:rsidR="00E44F1D" w:rsidRPr="00E44F1D">
          <w:rPr>
            <w:rStyle w:val="Strong"/>
            <w:b w:val="0"/>
            <w:bCs w:val="0"/>
            <w:color w:val="404040"/>
          </w:rPr>
          <w:t xml:space="preserve"> at </w:t>
        </w:r>
        <w:r w:rsidR="00E44F1D">
          <w:rPr>
            <w:rStyle w:val="Strong"/>
            <w:b w:val="0"/>
            <w:bCs w:val="0"/>
            <w:color w:val="404040"/>
          </w:rPr>
          <w:fldChar w:fldCharType="begin"/>
        </w:r>
        <w:r w:rsidR="00E44F1D">
          <w:rPr>
            <w:rStyle w:val="Strong"/>
            <w:b w:val="0"/>
            <w:bCs w:val="0"/>
            <w:color w:val="404040"/>
          </w:rPr>
          <w:instrText xml:space="preserve"> HYPERLINK "</w:instrText>
        </w:r>
        <w:r w:rsidR="00E44F1D" w:rsidRPr="00E44F1D">
          <w:rPr>
            <w:rStyle w:val="Strong"/>
            <w:b w:val="0"/>
            <w:bCs w:val="0"/>
            <w:color w:val="404040"/>
          </w:rPr>
          <w:instrText>https:</w:instrText>
        </w:r>
        <w:r w:rsidR="00E44F1D">
          <w:rPr>
            <w:rStyle w:val="Strong"/>
            <w:b w:val="0"/>
            <w:bCs w:val="0"/>
            <w:color w:val="404040"/>
          </w:rPr>
          <w:instrText xml:space="preserve">//console.aws.amazon.com/iam/" </w:instrText>
        </w:r>
        <w:r w:rsidR="00E44F1D">
          <w:rPr>
            <w:rStyle w:val="Strong"/>
            <w:b w:val="0"/>
            <w:bCs w:val="0"/>
            <w:color w:val="404040"/>
          </w:rPr>
          <w:fldChar w:fldCharType="separate"/>
        </w:r>
        <w:r w:rsidR="00E44F1D" w:rsidRPr="00956E6A">
          <w:rPr>
            <w:rStyle w:val="Hyperlink"/>
          </w:rPr>
          <w:t>https://console.aws.amazon.com/iam/</w:t>
        </w:r>
        <w:r w:rsidR="00E44F1D">
          <w:rPr>
            <w:rStyle w:val="Strong"/>
            <w:b w:val="0"/>
            <w:bCs w:val="0"/>
            <w:color w:val="404040"/>
          </w:rPr>
          <w:fldChar w:fldCharType="end"/>
        </w:r>
        <w:r w:rsidR="00E44F1D">
          <w:rPr>
            <w:rStyle w:val="Strong"/>
            <w:b w:val="0"/>
            <w:bCs w:val="0"/>
            <w:color w:val="404040"/>
          </w:rPr>
          <w:t xml:space="preserve">. </w:t>
        </w:r>
      </w:ins>
    </w:p>
    <w:p w14:paraId="764D7137" w14:textId="13FD3A67" w:rsidR="00E44F1D" w:rsidRDefault="00E44F1D" w:rsidP="00D30880">
      <w:pPr>
        <w:pStyle w:val="ListNumber"/>
        <w:numPr>
          <w:ilvl w:val="0"/>
          <w:numId w:val="14"/>
        </w:numPr>
        <w:rPr>
          <w:rStyle w:val="Strong"/>
          <w:b w:val="0"/>
          <w:bCs w:val="0"/>
          <w:color w:val="404040"/>
        </w:rPr>
      </w:pPr>
      <w:ins w:id="297" w:author="Selamoglu, Handan" w:date="2016-04-11T13:55:00Z">
        <w:r>
          <w:rPr>
            <w:rStyle w:val="Strong"/>
            <w:b w:val="0"/>
            <w:bCs w:val="0"/>
            <w:color w:val="404040"/>
          </w:rPr>
          <w:t xml:space="preserve">In the navigation pane, choose </w:t>
        </w:r>
        <w:r w:rsidRPr="00E44F1D">
          <w:rPr>
            <w:rStyle w:val="Strong"/>
            <w:bCs w:val="0"/>
            <w:color w:val="404040"/>
          </w:rPr>
          <w:t>Users</w:t>
        </w:r>
        <w:r>
          <w:rPr>
            <w:rStyle w:val="Strong"/>
            <w:b w:val="0"/>
            <w:bCs w:val="0"/>
            <w:color w:val="404040"/>
          </w:rPr>
          <w:t xml:space="preserve">, and then choose </w:t>
        </w:r>
        <w:r w:rsidRPr="00E44F1D">
          <w:rPr>
            <w:rStyle w:val="Strong"/>
            <w:bCs w:val="0"/>
            <w:color w:val="404040"/>
          </w:rPr>
          <w:t>Create New Users</w:t>
        </w:r>
        <w:r>
          <w:rPr>
            <w:rStyle w:val="Strong"/>
            <w:b w:val="0"/>
            <w:bCs w:val="0"/>
            <w:color w:val="404040"/>
          </w:rPr>
          <w:t>.</w:t>
        </w:r>
      </w:ins>
    </w:p>
    <w:p w14:paraId="6FF2432C" w14:textId="3C07E020" w:rsidR="00081F00" w:rsidRPr="00E44F1D" w:rsidRDefault="00081F00" w:rsidP="00D30880">
      <w:pPr>
        <w:pStyle w:val="ListNumber"/>
        <w:numPr>
          <w:ilvl w:val="0"/>
          <w:numId w:val="14"/>
        </w:numPr>
        <w:rPr>
          <w:rStyle w:val="Strong"/>
          <w:b w:val="0"/>
          <w:bCs w:val="0"/>
          <w:color w:val="404040"/>
        </w:rPr>
      </w:pPr>
      <w:ins w:id="298" w:author="Selamoglu, Handan" w:date="2016-04-11T13:57:00Z">
        <w:r>
          <w:rPr>
            <w:rStyle w:val="Strong"/>
            <w:b w:val="0"/>
            <w:bCs w:val="0"/>
            <w:color w:val="404040"/>
          </w:rPr>
          <w:t xml:space="preserve">Type </w:t>
        </w:r>
        <w:r w:rsidRPr="00081F00">
          <w:rPr>
            <w:rStyle w:val="Strong"/>
            <w:bCs w:val="0"/>
            <w:color w:val="404040"/>
          </w:rPr>
          <w:t>ansibleadm</w:t>
        </w:r>
        <w:r>
          <w:rPr>
            <w:rStyle w:val="Strong"/>
            <w:b w:val="0"/>
            <w:bCs w:val="0"/>
            <w:color w:val="404040"/>
          </w:rPr>
          <w:t xml:space="preserve">, and then choose </w:t>
        </w:r>
        <w:r w:rsidRPr="00081F00">
          <w:rPr>
            <w:rStyle w:val="Strong"/>
            <w:bCs w:val="0"/>
            <w:color w:val="404040"/>
          </w:rPr>
          <w:t>Create</w:t>
        </w:r>
        <w:r>
          <w:rPr>
            <w:rStyle w:val="Strong"/>
            <w:b w:val="0"/>
            <w:bCs w:val="0"/>
            <w:color w:val="404040"/>
          </w:rPr>
          <w:t>.</w:t>
        </w:r>
      </w:ins>
    </w:p>
    <w:p w14:paraId="0BCEE997" w14:textId="1B02947B" w:rsidR="00E27FB0" w:rsidRPr="00E44F1D" w:rsidDel="00081F00" w:rsidRDefault="00E27FB0" w:rsidP="00E44F1D">
      <w:pPr>
        <w:rPr>
          <w:del w:id="299" w:author="Selamoglu, Handan" w:date="2016-04-11T13:59:00Z"/>
          <w:rStyle w:val="Strong"/>
          <w:b w:val="0"/>
          <w:bCs w:val="0"/>
          <w:color w:val="404040"/>
        </w:rPr>
      </w:pPr>
      <w:del w:id="300" w:author="Selamoglu, Handan" w:date="2016-04-11T13:59:00Z">
        <w:r w:rsidRPr="00E44F1D" w:rsidDel="00081F00">
          <w:rPr>
            <w:rStyle w:val="Strong"/>
            <w:b w:val="0"/>
            <w:bCs w:val="0"/>
            <w:color w:val="404040"/>
          </w:rPr>
          <w:delText xml:space="preserve">To create a </w:delText>
        </w:r>
        <w:r w:rsidR="00BF4D61" w:rsidRPr="00E44F1D" w:rsidDel="00081F00">
          <w:rPr>
            <w:rStyle w:val="Strong"/>
            <w:b w:val="0"/>
            <w:bCs w:val="0"/>
            <w:color w:val="404040"/>
          </w:rPr>
          <w:delText>user,</w:delText>
        </w:r>
        <w:r w:rsidRPr="00E44F1D" w:rsidDel="00081F00">
          <w:rPr>
            <w:rStyle w:val="Strong"/>
            <w:b w:val="0"/>
            <w:bCs w:val="0"/>
            <w:color w:val="404040"/>
          </w:rPr>
          <w:delText xml:space="preserve"> navigate to this https://console.aws.amazon.com/iam/home?region=us-west-1#users &gt; Log in and Click Create User then Click Create on the bottom right corner</w:delText>
        </w:r>
      </w:del>
    </w:p>
    <w:p w14:paraId="1BE40F5D"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91573C5" wp14:editId="47073371">
            <wp:extent cx="3467100" cy="28829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7100" cy="2882900"/>
                    </a:xfrm>
                    <a:prstGeom prst="rect">
                      <a:avLst/>
                    </a:prstGeom>
                  </pic:spPr>
                </pic:pic>
              </a:graphicData>
            </a:graphic>
          </wp:inline>
        </w:drawing>
      </w:r>
    </w:p>
    <w:p w14:paraId="5F644290" w14:textId="6C02D955" w:rsidR="00081F00" w:rsidRPr="00081F00" w:rsidRDefault="0037321F" w:rsidP="00081F00">
      <w:pPr>
        <w:pStyle w:val="Caption"/>
      </w:pPr>
      <w:ins w:id="301" w:author="Selamoglu, Handan" w:date="2016-04-11T13:58:00Z">
        <w:r>
          <w:t>Figure 5</w:t>
        </w:r>
        <w:r w:rsidR="00081F00">
          <w:t>:</w:t>
        </w:r>
      </w:ins>
      <w:ins w:id="302" w:author="Selamoglu, Handan" w:date="2016-04-11T14:13:00Z">
        <w:r>
          <w:t xml:space="preserve"> Creating a User Account for Ansible Tower</w:t>
        </w:r>
      </w:ins>
    </w:p>
    <w:p w14:paraId="172E1D88" w14:textId="329A665E" w:rsidR="00E27FB0" w:rsidRPr="00E44F1D" w:rsidRDefault="00E27FB0" w:rsidP="00D26B11">
      <w:pPr>
        <w:pStyle w:val="ListNumber"/>
        <w:rPr>
          <w:rStyle w:val="Strong"/>
          <w:b w:val="0"/>
          <w:bCs w:val="0"/>
          <w:color w:val="404040"/>
        </w:rPr>
      </w:pPr>
      <w:del w:id="303" w:author="Selamoglu, Handan" w:date="2016-04-11T14:19:00Z">
        <w:r w:rsidRPr="00E44F1D" w:rsidDel="00D26B11">
          <w:rPr>
            <w:rStyle w:val="Strong"/>
            <w:b w:val="0"/>
            <w:bCs w:val="0"/>
            <w:color w:val="404040"/>
          </w:rPr>
          <w:delText xml:space="preserve">Click </w:delText>
        </w:r>
      </w:del>
      <w:ins w:id="304" w:author="Selamoglu, Handan" w:date="2016-04-11T14:19:00Z">
        <w:r w:rsidR="00D26B11">
          <w:rPr>
            <w:rStyle w:val="Strong"/>
            <w:b w:val="0"/>
            <w:bCs w:val="0"/>
            <w:color w:val="404040"/>
          </w:rPr>
          <w:t>Choose</w:t>
        </w:r>
        <w:r w:rsidR="00D26B11" w:rsidRPr="00E44F1D">
          <w:rPr>
            <w:rStyle w:val="Strong"/>
            <w:b w:val="0"/>
            <w:bCs w:val="0"/>
            <w:color w:val="404040"/>
          </w:rPr>
          <w:t xml:space="preserve"> </w:t>
        </w:r>
      </w:ins>
      <w:r w:rsidRPr="00D26B11">
        <w:rPr>
          <w:rStyle w:val="Strong"/>
          <w:bCs w:val="0"/>
          <w:color w:val="404040"/>
        </w:rPr>
        <w:t>Show User Security Credentials</w:t>
      </w:r>
      <w:ins w:id="305" w:author="Selamoglu, Handan" w:date="2016-04-11T14:20:00Z">
        <w:r w:rsidR="00D26B11">
          <w:rPr>
            <w:rStyle w:val="Strong"/>
            <w:b w:val="0"/>
            <w:bCs w:val="0"/>
            <w:color w:val="404040"/>
          </w:rPr>
          <w:t>.</w:t>
        </w:r>
      </w:ins>
      <w:r w:rsidR="00216BCF" w:rsidRPr="00E44F1D">
        <w:rPr>
          <w:rStyle w:val="Strong"/>
          <w:b w:val="0"/>
          <w:bCs w:val="0"/>
          <w:color w:val="404040"/>
        </w:rPr>
        <w:t xml:space="preserve"> </w:t>
      </w:r>
      <w:ins w:id="306" w:author="Selamoglu, Handan" w:date="2016-04-11T14:20:00Z">
        <w:r w:rsidR="00D26B11">
          <w:rPr>
            <w:rStyle w:val="Strong"/>
            <w:b w:val="0"/>
            <w:bCs w:val="0"/>
            <w:color w:val="404040"/>
          </w:rPr>
          <w:t>C</w:t>
        </w:r>
      </w:ins>
      <w:del w:id="307" w:author="Selamoglu, Handan" w:date="2016-04-11T14:20:00Z">
        <w:r w:rsidR="00216BCF" w:rsidRPr="00E44F1D" w:rsidDel="00D26B11">
          <w:rPr>
            <w:rStyle w:val="Strong"/>
            <w:b w:val="0"/>
            <w:bCs w:val="0"/>
            <w:color w:val="404040"/>
          </w:rPr>
          <w:delText>c</w:delText>
        </w:r>
      </w:del>
      <w:r w:rsidR="00216BCF" w:rsidRPr="00E44F1D">
        <w:rPr>
          <w:rStyle w:val="Strong"/>
          <w:b w:val="0"/>
          <w:bCs w:val="0"/>
          <w:color w:val="404040"/>
        </w:rPr>
        <w:t>opy or download the</w:t>
      </w:r>
      <w:del w:id="308" w:author="Selamoglu, Handan" w:date="2016-04-11T14:20:00Z">
        <w:r w:rsidR="00216BCF" w:rsidRPr="00E44F1D" w:rsidDel="00D26B11">
          <w:rPr>
            <w:rStyle w:val="Strong"/>
            <w:b w:val="0"/>
            <w:bCs w:val="0"/>
            <w:color w:val="404040"/>
          </w:rPr>
          <w:delText>m</w:delText>
        </w:r>
      </w:del>
      <w:ins w:id="309" w:author="Selamoglu, Handan" w:date="2016-04-11T14:20:00Z">
        <w:r w:rsidR="00D26B11">
          <w:rPr>
            <w:rStyle w:val="Strong"/>
            <w:b w:val="0"/>
            <w:bCs w:val="0"/>
            <w:color w:val="404040"/>
          </w:rPr>
          <w:t xml:space="preserve"> credentials</w:t>
        </w:r>
      </w:ins>
      <w:r w:rsidR="00216BCF" w:rsidRPr="00E44F1D">
        <w:rPr>
          <w:rStyle w:val="Strong"/>
          <w:b w:val="0"/>
          <w:bCs w:val="0"/>
          <w:color w:val="404040"/>
        </w:rPr>
        <w:t xml:space="preserve"> to your workstation</w:t>
      </w:r>
      <w:ins w:id="310" w:author="Selamoglu, Handan" w:date="2016-04-11T14:21:00Z">
        <w:r w:rsidR="00D26B11">
          <w:rPr>
            <w:rStyle w:val="Strong"/>
            <w:b w:val="0"/>
            <w:bCs w:val="0"/>
            <w:color w:val="404040"/>
          </w:rPr>
          <w:t xml:space="preserve">, and then choose </w:t>
        </w:r>
        <w:r w:rsidR="00D26B11" w:rsidRPr="00D26B11">
          <w:rPr>
            <w:rStyle w:val="Strong"/>
            <w:bCs w:val="0"/>
            <w:color w:val="404040"/>
          </w:rPr>
          <w:t>Close</w:t>
        </w:r>
      </w:ins>
      <w:r w:rsidR="00216BCF" w:rsidRPr="00E44F1D">
        <w:rPr>
          <w:rStyle w:val="Strong"/>
          <w:b w:val="0"/>
          <w:bCs w:val="0"/>
          <w:color w:val="404040"/>
        </w:rPr>
        <w:t xml:space="preserve">. </w:t>
      </w:r>
    </w:p>
    <w:p w14:paraId="5F2FAD77"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A4D5F06" wp14:editId="05435561">
            <wp:extent cx="6172200" cy="855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855980"/>
                    </a:xfrm>
                    <a:prstGeom prst="rect">
                      <a:avLst/>
                    </a:prstGeom>
                  </pic:spPr>
                </pic:pic>
              </a:graphicData>
            </a:graphic>
          </wp:inline>
        </w:drawing>
      </w:r>
    </w:p>
    <w:p w14:paraId="3BF2CAFC" w14:textId="653590EF" w:rsidR="00081F00" w:rsidRPr="00081F00" w:rsidRDefault="00D26B11" w:rsidP="00081F00">
      <w:pPr>
        <w:pStyle w:val="Caption"/>
      </w:pPr>
      <w:ins w:id="311" w:author="Selamoglu, Handan" w:date="2016-04-11T13:58:00Z">
        <w:r>
          <w:t>Figure 6</w:t>
        </w:r>
        <w:r w:rsidR="00081F00">
          <w:t>:</w:t>
        </w:r>
      </w:ins>
      <w:ins w:id="312" w:author="Selamoglu, Handan" w:date="2016-04-11T14:17:00Z">
        <w:r>
          <w:t xml:space="preserve"> Security Credentials for User Account</w:t>
        </w:r>
      </w:ins>
    </w:p>
    <w:p w14:paraId="698FFFE3" w14:textId="69E39083" w:rsidR="00252739" w:rsidRPr="00E44F1D" w:rsidRDefault="00E27FB0" w:rsidP="00D26B11">
      <w:pPr>
        <w:pStyle w:val="ListNumber"/>
      </w:pPr>
      <w:del w:id="313" w:author="Selamoglu, Handan" w:date="2016-04-11T14:22:00Z">
        <w:r w:rsidRPr="00E44F1D" w:rsidDel="00D26B11">
          <w:lastRenderedPageBreak/>
          <w:delText xml:space="preserve">     </w:delText>
        </w:r>
        <w:r w:rsidR="00252739" w:rsidRPr="00E44F1D" w:rsidDel="00D26B11">
          <w:delText xml:space="preserve"> Click on</w:delText>
        </w:r>
      </w:del>
      <w:ins w:id="314" w:author="Selamoglu, Handan" w:date="2016-04-11T14:22:00Z">
        <w:r w:rsidR="00D26B11">
          <w:t>Choose</w:t>
        </w:r>
      </w:ins>
      <w:r w:rsidR="00252739" w:rsidRPr="00E44F1D">
        <w:t xml:space="preserve"> </w:t>
      </w:r>
      <w:r w:rsidR="00252739" w:rsidRPr="00D26B11">
        <w:rPr>
          <w:b/>
        </w:rPr>
        <w:t>ansibleadm</w:t>
      </w:r>
      <w:ins w:id="315" w:author="Selamoglu, Handan" w:date="2016-04-11T14:28:00Z">
        <w:r w:rsidR="0083566B">
          <w:rPr>
            <w:b/>
          </w:rPr>
          <w:t>,</w:t>
        </w:r>
      </w:ins>
      <w:r w:rsidR="00252739" w:rsidRPr="00E44F1D">
        <w:t xml:space="preserve"> </w:t>
      </w:r>
      <w:del w:id="316" w:author="Selamoglu, Handan" w:date="2016-04-11T14:23:00Z">
        <w:r w:rsidR="00252739" w:rsidRPr="00E44F1D" w:rsidDel="00D26B11">
          <w:delText xml:space="preserve">to </w:delText>
        </w:r>
      </w:del>
      <w:ins w:id="317" w:author="Selamoglu, Handan" w:date="2016-04-11T14:23:00Z">
        <w:r w:rsidR="00D26B11">
          <w:t xml:space="preserve">and </w:t>
        </w:r>
      </w:ins>
      <w:ins w:id="318" w:author="Selamoglu, Handan" w:date="2016-04-11T14:28:00Z">
        <w:r w:rsidR="0083566B">
          <w:t>then choose</w:t>
        </w:r>
      </w:ins>
      <w:ins w:id="319" w:author="Selamoglu, Handan" w:date="2016-04-11T14:23:00Z">
        <w:r w:rsidR="00D26B11">
          <w:t xml:space="preserve"> the </w:t>
        </w:r>
        <w:r w:rsidR="00D26B11" w:rsidRPr="0083566B">
          <w:rPr>
            <w:b/>
          </w:rPr>
          <w:t>Permissions</w:t>
        </w:r>
        <w:r w:rsidR="00D26B11">
          <w:t xml:space="preserve"> tab so you can</w:t>
        </w:r>
        <w:r w:rsidR="00D26B11" w:rsidRPr="00E44F1D">
          <w:t xml:space="preserve"> </w:t>
        </w:r>
      </w:ins>
      <w:r w:rsidR="00252739" w:rsidRPr="00E44F1D">
        <w:t>assign IAM roles to this user</w:t>
      </w:r>
      <w:ins w:id="320" w:author="Selamoglu, Handan" w:date="2016-04-11T14:23:00Z">
        <w:r w:rsidR="00D26B11">
          <w:t>.</w:t>
        </w:r>
      </w:ins>
      <w:r w:rsidR="00252739" w:rsidRPr="00E44F1D">
        <w:t xml:space="preserve"> </w:t>
      </w:r>
    </w:p>
    <w:p w14:paraId="2609434A" w14:textId="05831079" w:rsidR="00252739" w:rsidRDefault="00252739" w:rsidP="00081F00">
      <w:pPr>
        <w:pStyle w:val="Picture"/>
      </w:pPr>
      <w:r w:rsidRPr="00252739">
        <w:rPr>
          <w:noProof/>
        </w:rPr>
        <w:drawing>
          <wp:inline distT="0" distB="0" distL="0" distR="0" wp14:anchorId="101B99F9" wp14:editId="2584DBA7">
            <wp:extent cx="5499735" cy="357426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728" cy="3576857"/>
                    </a:xfrm>
                    <a:prstGeom prst="rect">
                      <a:avLst/>
                    </a:prstGeom>
                  </pic:spPr>
                </pic:pic>
              </a:graphicData>
            </a:graphic>
          </wp:inline>
        </w:drawing>
      </w:r>
    </w:p>
    <w:p w14:paraId="0841571D" w14:textId="66F62725" w:rsidR="00081F00" w:rsidRPr="00081F00" w:rsidRDefault="00D26B11" w:rsidP="00081F00">
      <w:pPr>
        <w:pStyle w:val="Caption"/>
      </w:pPr>
      <w:ins w:id="321" w:author="Selamoglu, Handan" w:date="2016-04-11T13:59:00Z">
        <w:r>
          <w:t>Figure 7</w:t>
        </w:r>
        <w:r w:rsidR="00081F00">
          <w:t>:</w:t>
        </w:r>
      </w:ins>
      <w:ins w:id="322" w:author="Selamoglu, Handan" w:date="2016-04-11T14:23:00Z">
        <w:r>
          <w:t xml:space="preserve"> Assigning IAM Permissions to the User Account</w:t>
        </w:r>
      </w:ins>
    </w:p>
    <w:p w14:paraId="431E9DE0" w14:textId="219A1319" w:rsidR="00E27FB0" w:rsidRPr="00E44F1D" w:rsidRDefault="00252739" w:rsidP="001C10B3">
      <w:pPr>
        <w:pStyle w:val="ListParagraph"/>
      </w:pPr>
      <w:commentRangeStart w:id="323"/>
      <w:r w:rsidRPr="00E44F1D">
        <w:t xml:space="preserve">I </w:t>
      </w:r>
      <w:r w:rsidR="00E27FB0" w:rsidRPr="00E44F1D">
        <w:t xml:space="preserve">gave this user PowerUser IAM </w:t>
      </w:r>
      <w:r w:rsidRPr="00E44F1D">
        <w:t>p</w:t>
      </w:r>
      <w:r w:rsidR="00BF4D61" w:rsidRPr="00E44F1D">
        <w:t>rivileges</w:t>
      </w:r>
      <w:commentRangeEnd w:id="323"/>
      <w:r w:rsidR="0083566B">
        <w:rPr>
          <w:rStyle w:val="CommentReference"/>
        </w:rPr>
        <w:commentReference w:id="323"/>
      </w:r>
      <w:r w:rsidR="00BF4D61" w:rsidRPr="00E44F1D">
        <w:t>. I</w:t>
      </w:r>
      <w:r w:rsidR="00E27FB0" w:rsidRPr="00E44F1D">
        <w:t>f you wish</w:t>
      </w:r>
      <w:ins w:id="324" w:author="Selamoglu, Handan" w:date="2016-04-12T09:08:00Z">
        <w:r w:rsidR="001C10B3">
          <w:t>,</w:t>
        </w:r>
      </w:ins>
      <w:r w:rsidR="00E27FB0" w:rsidRPr="00E44F1D">
        <w:t xml:space="preserve"> you can lock it down further.</w:t>
      </w:r>
    </w:p>
    <w:p w14:paraId="3EA91EF5" w14:textId="472425BC" w:rsidR="00E27FB0" w:rsidRPr="00E44F1D" w:rsidRDefault="00E27FB0" w:rsidP="001C10B3">
      <w:pPr>
        <w:pStyle w:val="ListParagraph"/>
        <w:spacing w:after="400"/>
      </w:pPr>
      <w:r w:rsidRPr="00E44F1D">
        <w:t xml:space="preserve">For </w:t>
      </w:r>
      <w:ins w:id="325" w:author="Selamoglu, Handan" w:date="2016-04-11T14:33:00Z">
        <w:r w:rsidR="0083566B">
          <w:t>m</w:t>
        </w:r>
      </w:ins>
      <w:del w:id="326" w:author="Selamoglu, Handan" w:date="2016-04-11T14:33:00Z">
        <w:r w:rsidRPr="00E44F1D" w:rsidDel="0083566B">
          <w:delText>M</w:delText>
        </w:r>
      </w:del>
      <w:r w:rsidRPr="00E44F1D">
        <w:t>ore info</w:t>
      </w:r>
      <w:ins w:id="327" w:author="Selamoglu, Handan" w:date="2016-04-11T14:33:00Z">
        <w:r w:rsidR="0083566B">
          <w:t>rmation</w:t>
        </w:r>
      </w:ins>
      <w:r w:rsidRPr="00E44F1D">
        <w:t xml:space="preserve"> </w:t>
      </w:r>
      <w:del w:id="328" w:author="Selamoglu, Handan" w:date="2016-04-11T14:33:00Z">
        <w:r w:rsidRPr="00E44F1D" w:rsidDel="0083566B">
          <w:delText xml:space="preserve">on </w:delText>
        </w:r>
      </w:del>
      <w:ins w:id="329" w:author="Selamoglu, Handan" w:date="2016-04-11T14:33:00Z">
        <w:r w:rsidR="0083566B">
          <w:t>about</w:t>
        </w:r>
        <w:r w:rsidR="0083566B" w:rsidRPr="00E44F1D">
          <w:t xml:space="preserve"> </w:t>
        </w:r>
      </w:ins>
      <w:r w:rsidRPr="00E44F1D">
        <w:t>IAM roles</w:t>
      </w:r>
      <w:ins w:id="330" w:author="Selamoglu, Handan" w:date="2016-04-11T14:33:00Z">
        <w:r w:rsidR="0083566B">
          <w:t>,</w:t>
        </w:r>
      </w:ins>
      <w:r w:rsidRPr="00E44F1D">
        <w:t xml:space="preserve"> </w:t>
      </w:r>
      <w:del w:id="331" w:author="Selamoglu, Handan" w:date="2016-04-11T14:33:00Z">
        <w:r w:rsidRPr="00E44F1D" w:rsidDel="0083566B">
          <w:delText>please see this link</w:delText>
        </w:r>
      </w:del>
      <w:ins w:id="332" w:author="Selamoglu, Handan" w:date="2016-04-11T14:33:00Z">
        <w:r w:rsidR="0083566B">
          <w:t>see</w:t>
        </w:r>
      </w:ins>
      <w:r w:rsidR="0083566B">
        <w:t xml:space="preserve"> </w:t>
      </w:r>
      <w:r w:rsidR="00C65F20" w:rsidRPr="00E44F1D">
        <w:fldChar w:fldCharType="begin"/>
      </w:r>
      <w:ins w:id="333" w:author="Selamoglu, Handan" w:date="2016-04-11T14:34:00Z">
        <w:r w:rsidR="0083566B">
          <w:instrText>HYPERLINK "http://docs.aws.amazon.com/AWSEC2/latest/UserGuide/iam-roles-for-amazon-ec2.html"</w:instrText>
        </w:r>
      </w:ins>
      <w:del w:id="334" w:author="Selamoglu, Handan" w:date="2016-04-11T14:34:00Z">
        <w:r w:rsidR="00C65F20" w:rsidRPr="00E44F1D" w:rsidDel="0083566B">
          <w:delInstrText xml:space="preserve"> HYPERLINK "http://docs.aws.amazon.com/AWSEC2/latest/UserGuide/iam-roles-for-amazon-ec2.html" </w:delInstrText>
        </w:r>
      </w:del>
      <w:r w:rsidR="00C65F20" w:rsidRPr="00E44F1D">
        <w:fldChar w:fldCharType="separate"/>
      </w:r>
      <w:del w:id="335" w:author="Selamoglu, Handan" w:date="2016-04-11T14:34:00Z">
        <w:r w:rsidRPr="00E44F1D" w:rsidDel="0083566B">
          <w:rPr>
            <w:rStyle w:val="Hyperlink"/>
            <w:rFonts w:eastAsiaTheme="majorEastAsia"/>
            <w:color w:val="005B86"/>
            <w:sz w:val="21"/>
            <w:szCs w:val="21"/>
          </w:rPr>
          <w:delText>http://docs.aws.amazon.com/AWSEC2/latest/UserGuide/iam-roles-for-amazon-ec2.html</w:delText>
        </w:r>
      </w:del>
      <w:ins w:id="336" w:author="Selamoglu, Handan" w:date="2016-04-11T14:34:00Z">
        <w:r w:rsidR="0083566B">
          <w:rPr>
            <w:rStyle w:val="Hyperlink"/>
            <w:rFonts w:eastAsiaTheme="majorEastAsia"/>
            <w:color w:val="005B86"/>
            <w:sz w:val="21"/>
            <w:szCs w:val="21"/>
          </w:rPr>
          <w:t>IAM Roles for Amazon EC2</w:t>
        </w:r>
      </w:ins>
      <w:r w:rsidR="00C65F20" w:rsidRPr="00E44F1D">
        <w:rPr>
          <w:rStyle w:val="Hyperlink"/>
          <w:rFonts w:eastAsiaTheme="majorEastAsia"/>
          <w:color w:val="005B86"/>
          <w:sz w:val="21"/>
          <w:szCs w:val="21"/>
        </w:rPr>
        <w:fldChar w:fldCharType="end"/>
      </w:r>
      <w:ins w:id="337" w:author="Selamoglu, Handan" w:date="2016-04-11T14:34:00Z">
        <w:r w:rsidR="0083566B">
          <w:rPr>
            <w:rStyle w:val="Hyperlink"/>
            <w:rFonts w:eastAsiaTheme="majorEastAsia"/>
            <w:color w:val="005B86"/>
            <w:sz w:val="21"/>
            <w:szCs w:val="21"/>
          </w:rPr>
          <w:t xml:space="preserve"> in the Amazon EC2 documentation.</w:t>
        </w:r>
      </w:ins>
    </w:p>
    <w:p w14:paraId="7781F85A" w14:textId="25F044D9" w:rsidR="00A3536C" w:rsidRDefault="00463CC3" w:rsidP="0083566B">
      <w:pPr>
        <w:pStyle w:val="Heading2"/>
      </w:pPr>
      <w:bookmarkStart w:id="338" w:name="_Toc445465212"/>
      <w:bookmarkStart w:id="339" w:name="_Toc448217048"/>
      <w:r>
        <w:t>Step 4</w:t>
      </w:r>
      <w:r w:rsidR="00BE69A6">
        <w:t xml:space="preserve">. </w:t>
      </w:r>
      <w:bookmarkEnd w:id="338"/>
      <w:ins w:id="340" w:author="Selamoglu, Handan" w:date="2016-04-11T17:00:00Z">
        <w:r w:rsidR="00E03C3B">
          <w:t>Get</w:t>
        </w:r>
      </w:ins>
      <w:ins w:id="341" w:author="Selamoglu, Handan" w:date="2016-04-11T16:59:00Z">
        <w:r w:rsidR="00E03C3B">
          <w:t xml:space="preserve"> a Trial </w:t>
        </w:r>
      </w:ins>
      <w:r w:rsidR="00FF4B3E" w:rsidRPr="0083566B">
        <w:t>Licens</w:t>
      </w:r>
      <w:ins w:id="342" w:author="Selamoglu, Handan" w:date="2016-04-11T17:00:00Z">
        <w:r w:rsidR="00E03C3B">
          <w:t>e</w:t>
        </w:r>
      </w:ins>
      <w:del w:id="343" w:author="Selamoglu, Handan" w:date="2016-04-11T17:00:00Z">
        <w:r w:rsidR="00FF4B3E" w:rsidRPr="0083566B" w:rsidDel="00E03C3B">
          <w:delText>ing</w:delText>
        </w:r>
      </w:del>
      <w:r w:rsidR="00FF4B3E">
        <w:t xml:space="preserve"> </w:t>
      </w:r>
      <w:ins w:id="344" w:author="Selamoglu, Handan" w:date="2016-04-11T17:00:00Z">
        <w:r w:rsidR="00E03C3B">
          <w:t xml:space="preserve">for </w:t>
        </w:r>
      </w:ins>
      <w:r w:rsidR="00FF4B3E">
        <w:t>Ansible Tower</w:t>
      </w:r>
      <w:r w:rsidR="00E03C3B">
        <w:rPr>
          <w:rStyle w:val="CommentReference"/>
          <w:rFonts w:ascii="Georgia" w:eastAsia="Times New Roman" w:hAnsi="Georgia" w:cs="Times New Roman"/>
          <w:bCs w:val="0"/>
          <w:color w:val="212120"/>
        </w:rPr>
        <w:commentReference w:id="345"/>
      </w:r>
      <w:bookmarkEnd w:id="339"/>
    </w:p>
    <w:p w14:paraId="7CACF116" w14:textId="13FF4062" w:rsidR="004C16D8" w:rsidRDefault="00FF4B3E" w:rsidP="00D30880">
      <w:pPr>
        <w:pStyle w:val="ListNumber"/>
        <w:numPr>
          <w:ilvl w:val="0"/>
          <w:numId w:val="15"/>
        </w:numPr>
        <w:spacing w:before="140"/>
      </w:pPr>
      <w:r>
        <w:t>Navigate to the IP or host</w:t>
      </w:r>
      <w:ins w:id="346" w:author="Selamoglu, Handan" w:date="2016-04-11T14:42:00Z">
        <w:r w:rsidR="001D662C">
          <w:t xml:space="preserve"> </w:t>
        </w:r>
      </w:ins>
      <w:r>
        <w:t>nam</w:t>
      </w:r>
      <w:r w:rsidR="004C16D8">
        <w:t xml:space="preserve">e of </w:t>
      </w:r>
      <w:del w:id="347" w:author="Selamoglu, Handan" w:date="2016-04-11T14:42:00Z">
        <w:r w:rsidR="004C16D8" w:rsidDel="001D662C">
          <w:delText xml:space="preserve">your </w:delText>
        </w:r>
      </w:del>
      <w:r w:rsidR="004C16D8">
        <w:t xml:space="preserve">Ansible </w:t>
      </w:r>
      <w:ins w:id="348" w:author="Selamoglu, Handan" w:date="2016-04-11T14:42:00Z">
        <w:r w:rsidR="001D662C">
          <w:t>T</w:t>
        </w:r>
      </w:ins>
      <w:del w:id="349" w:author="Selamoglu, Handan" w:date="2016-04-11T14:42:00Z">
        <w:r w:rsidR="004C16D8" w:rsidDel="001D662C">
          <w:delText>t</w:delText>
        </w:r>
      </w:del>
      <w:r w:rsidR="004C16D8">
        <w:t>ower</w:t>
      </w:r>
      <w:ins w:id="350" w:author="Selamoglu, Handan" w:date="2016-04-11T14:42:00Z">
        <w:r w:rsidR="001D662C">
          <w:t xml:space="preserve"> in your Amazon VPC</w:t>
        </w:r>
      </w:ins>
      <w:r w:rsidR="004C16D8">
        <w:t xml:space="preserve">. </w:t>
      </w:r>
    </w:p>
    <w:p w14:paraId="05C5D133" w14:textId="76BFBD14" w:rsidR="0083566B" w:rsidRDefault="004C16D8" w:rsidP="001D662C">
      <w:pPr>
        <w:pStyle w:val="Alert"/>
      </w:pPr>
      <w:r w:rsidRPr="001D662C">
        <w:rPr>
          <w:b/>
        </w:rPr>
        <w:t>Note</w:t>
      </w:r>
      <w:del w:id="351" w:author="Selamoglu, Handan" w:date="2016-04-11T14:43:00Z">
        <w:r w:rsidDel="001D662C">
          <w:delText>:</w:delText>
        </w:r>
      </w:del>
      <w:r>
        <w:t xml:space="preserve"> </w:t>
      </w:r>
      <w:ins w:id="352" w:author="Selamoglu, Handan" w:date="2016-04-11T14:43:00Z">
        <w:r w:rsidR="001D662C">
          <w:t xml:space="preserve">   You can find </w:t>
        </w:r>
      </w:ins>
      <w:del w:id="353" w:author="Selamoglu, Handan" w:date="2016-04-11T14:43:00Z">
        <w:r w:rsidDel="001D662C">
          <w:delText>T</w:delText>
        </w:r>
      </w:del>
      <w:ins w:id="354" w:author="Selamoglu, Handan" w:date="2016-04-11T14:43:00Z">
        <w:r w:rsidR="001D662C">
          <w:t>t</w:t>
        </w:r>
      </w:ins>
      <w:r>
        <w:t xml:space="preserve">he </w:t>
      </w:r>
      <w:ins w:id="355" w:author="Selamoglu, Handan" w:date="2016-04-11T14:43:00Z">
        <w:r w:rsidR="001D662C">
          <w:t xml:space="preserve">IP </w:t>
        </w:r>
      </w:ins>
      <w:del w:id="356" w:author="Selamoglu, Handan" w:date="2016-04-11T14:43:00Z">
        <w:r w:rsidDel="001D662C">
          <w:delText>ip</w:delText>
        </w:r>
      </w:del>
      <w:r w:rsidR="00FF4B3E">
        <w:t xml:space="preserve">address </w:t>
      </w:r>
      <w:ins w:id="357" w:author="Selamoglu, Handan" w:date="2016-04-11T14:43:00Z">
        <w:r w:rsidR="001D662C">
          <w:t>for Ansible Tower</w:t>
        </w:r>
      </w:ins>
      <w:del w:id="358" w:author="Selamoglu, Handan" w:date="2016-04-11T14:44:00Z">
        <w:r w:rsidR="00FF4B3E" w:rsidDel="001D662C">
          <w:delText>can be found</w:delText>
        </w:r>
      </w:del>
      <w:r w:rsidR="00FF4B3E">
        <w:t xml:space="preserve"> </w:t>
      </w:r>
      <w:ins w:id="359" w:author="Selamoglu, Handan" w:date="2016-04-11T14:44:00Z">
        <w:r w:rsidR="001D662C">
          <w:t>o</w:t>
        </w:r>
      </w:ins>
      <w:del w:id="360" w:author="Selamoglu, Handan" w:date="2016-04-11T14:44:00Z">
        <w:r w:rsidR="00FF4B3E" w:rsidDel="001D662C">
          <w:delText>i</w:delText>
        </w:r>
      </w:del>
      <w:r w:rsidR="00FF4B3E">
        <w:t>n the</w:t>
      </w:r>
      <w:r>
        <w:t xml:space="preserve"> </w:t>
      </w:r>
      <w:ins w:id="361" w:author="Selamoglu, Handan" w:date="2016-04-11T14:44:00Z">
        <w:r w:rsidR="001D662C" w:rsidRPr="001D662C">
          <w:rPr>
            <w:b/>
          </w:rPr>
          <w:t>O</w:t>
        </w:r>
      </w:ins>
      <w:del w:id="362" w:author="Selamoglu, Handan" w:date="2016-04-11T14:44:00Z">
        <w:r w:rsidRPr="001D662C" w:rsidDel="001D662C">
          <w:rPr>
            <w:b/>
          </w:rPr>
          <w:delText>o</w:delText>
        </w:r>
      </w:del>
      <w:r w:rsidRPr="001D662C">
        <w:rPr>
          <w:b/>
        </w:rPr>
        <w:t>utput</w:t>
      </w:r>
      <w:ins w:id="363" w:author="Selamoglu, Handan" w:date="2016-04-11T14:44:00Z">
        <w:r w:rsidR="001D662C" w:rsidRPr="001D662C">
          <w:rPr>
            <w:b/>
          </w:rPr>
          <w:t>s</w:t>
        </w:r>
      </w:ins>
      <w:r>
        <w:t xml:space="preserve"> </w:t>
      </w:r>
      <w:del w:id="364" w:author="Selamoglu, Handan" w:date="2016-04-11T14:44:00Z">
        <w:r w:rsidRPr="0083566B" w:rsidDel="001D662C">
          <w:delText>section</w:delText>
        </w:r>
        <w:r w:rsidDel="001D662C">
          <w:delText xml:space="preserve"> </w:delText>
        </w:r>
      </w:del>
      <w:ins w:id="365" w:author="Selamoglu, Handan" w:date="2016-04-11T14:44:00Z">
        <w:r w:rsidR="001D662C">
          <w:t xml:space="preserve">tab </w:t>
        </w:r>
      </w:ins>
      <w:r>
        <w:t xml:space="preserve">of the </w:t>
      </w:r>
      <w:commentRangeStart w:id="366"/>
      <w:r>
        <w:t>Ec2Stack</w:t>
      </w:r>
      <w:commentRangeEnd w:id="366"/>
      <w:r w:rsidR="001D662C">
        <w:rPr>
          <w:rStyle w:val="CommentReference"/>
        </w:rPr>
        <w:commentReference w:id="366"/>
      </w:r>
      <w:r>
        <w:t xml:space="preserve"> or in the </w:t>
      </w:r>
      <w:ins w:id="367" w:author="Selamoglu, Handan" w:date="2016-04-11T14:44:00Z">
        <w:r w:rsidR="001D662C">
          <w:t xml:space="preserve">Amazon </w:t>
        </w:r>
      </w:ins>
      <w:r>
        <w:t>Ec2 console</w:t>
      </w:r>
      <w:ins w:id="368" w:author="Selamoglu, Handan" w:date="2016-04-11T14:44:00Z">
        <w:r w:rsidR="001D662C">
          <w:t>.</w:t>
        </w:r>
      </w:ins>
    </w:p>
    <w:p w14:paraId="4C213F20" w14:textId="10F73BA4" w:rsidR="00FF4B3E" w:rsidRDefault="00F72F91" w:rsidP="0083566B">
      <w:pPr>
        <w:pStyle w:val="Picture"/>
      </w:pPr>
      <w:r w:rsidRPr="00F72F91">
        <w:rPr>
          <w:noProof/>
        </w:rPr>
        <w:lastRenderedPageBreak/>
        <w:drawing>
          <wp:inline distT="0" distB="0" distL="0" distR="0" wp14:anchorId="21DA8E0C" wp14:editId="74415709">
            <wp:extent cx="5362274" cy="226475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62274" cy="2264757"/>
                    </a:xfrm>
                    <a:prstGeom prst="rect">
                      <a:avLst/>
                    </a:prstGeom>
                  </pic:spPr>
                </pic:pic>
              </a:graphicData>
            </a:graphic>
          </wp:inline>
        </w:drawing>
      </w:r>
    </w:p>
    <w:p w14:paraId="49F04CDD" w14:textId="07B6B5EC" w:rsidR="001D662C" w:rsidRPr="001D662C" w:rsidRDefault="001D662C" w:rsidP="001D662C">
      <w:pPr>
        <w:pStyle w:val="Caption"/>
      </w:pPr>
      <w:ins w:id="369" w:author="Selamoglu, Handan" w:date="2016-04-11T14:40:00Z">
        <w:r>
          <w:t>Figure 8:</w:t>
        </w:r>
      </w:ins>
      <w:ins w:id="370" w:author="Selamoglu, Handan" w:date="2016-04-11T14:48:00Z">
        <w:r>
          <w:t xml:space="preserve"> IP Address for Ansible Tower</w:t>
        </w:r>
      </w:ins>
      <w:r w:rsidR="007E7939">
        <w:rPr>
          <w:rStyle w:val="CommentReference"/>
          <w:rFonts w:eastAsia="Times New Roman"/>
          <w:b w:val="0"/>
          <w:bCs w:val="0"/>
          <w:color w:val="212120"/>
          <w:kern w:val="28"/>
        </w:rPr>
        <w:commentReference w:id="371"/>
      </w:r>
    </w:p>
    <w:p w14:paraId="0F5F960D" w14:textId="3B877A25" w:rsidR="0083566B" w:rsidRDefault="00BD4E9D" w:rsidP="00BD4E9D">
      <w:pPr>
        <w:pStyle w:val="ListParagraph"/>
        <w:rPr>
          <w:ins w:id="372" w:author="Selamoglu, Handan" w:date="2016-04-11T15:14:00Z"/>
          <w:noProof/>
        </w:rPr>
      </w:pPr>
      <w:ins w:id="373" w:author="Selamoglu, Handan" w:date="2016-04-11T15:01:00Z">
        <w:r>
          <w:t>You’ll see a</w:t>
        </w:r>
      </w:ins>
      <w:ins w:id="374" w:author="Selamoglu, Handan" w:date="2016-04-11T14:59:00Z">
        <w:r w:rsidR="000E5DD5">
          <w:t xml:space="preserve"> </w:t>
        </w:r>
      </w:ins>
      <w:ins w:id="375" w:author="Selamoglu, Handan" w:date="2016-04-11T15:00:00Z">
        <w:r>
          <w:t>warning</w:t>
        </w:r>
      </w:ins>
      <w:ins w:id="376" w:author="Selamoglu, Handan" w:date="2016-04-11T14:59:00Z">
        <w:r>
          <w:t xml:space="preserve"> </w:t>
        </w:r>
      </w:ins>
      <w:ins w:id="377" w:author="Selamoglu, Handan" w:date="2016-04-11T15:03:00Z">
        <w:r>
          <w:t>in your web browser similar to Figure 9</w:t>
        </w:r>
      </w:ins>
      <w:ins w:id="378" w:author="Selamoglu, Handan" w:date="2016-04-11T15:00:00Z">
        <w:r>
          <w:t xml:space="preserve">. </w:t>
        </w:r>
      </w:ins>
      <w:ins w:id="379" w:author="Selamoglu, Handan" w:date="2016-04-12T09:15:00Z">
        <w:r w:rsidR="007E7939">
          <w:t xml:space="preserve">This is because the deployment uses a self-signed certificate. </w:t>
        </w:r>
      </w:ins>
      <w:ins w:id="380" w:author="Selamoglu, Handan" w:date="2016-04-11T15:07:00Z">
        <w:r>
          <w:t xml:space="preserve">To proceed, </w:t>
        </w:r>
      </w:ins>
      <w:del w:id="381" w:author="Selamoglu, Handan" w:date="2016-04-11T15:07:00Z">
        <w:r w:rsidR="00FA4683" w:rsidDel="00BD4E9D">
          <w:delText>Y</w:delText>
        </w:r>
      </w:del>
      <w:ins w:id="382" w:author="Selamoglu, Handan" w:date="2016-04-11T15:07:00Z">
        <w:r>
          <w:t>y</w:t>
        </w:r>
      </w:ins>
      <w:r w:rsidR="00FA4683">
        <w:t>ou will need to trust the self</w:t>
      </w:r>
      <w:ins w:id="383" w:author="Selamoglu, Handan" w:date="2016-04-11T15:07:00Z">
        <w:r>
          <w:t>-</w:t>
        </w:r>
      </w:ins>
      <w:del w:id="384" w:author="Selamoglu, Handan" w:date="2016-04-11T15:07:00Z">
        <w:r w:rsidR="00FA4683" w:rsidDel="00BD4E9D">
          <w:delText xml:space="preserve"> </w:delText>
        </w:r>
      </w:del>
      <w:r w:rsidR="00FA4683">
        <w:t>signed cert</w:t>
      </w:r>
      <w:ins w:id="385" w:author="Selamoglu, Handan" w:date="2016-04-11T15:07:00Z">
        <w:r>
          <w:t>ificate, but</w:t>
        </w:r>
      </w:ins>
      <w:del w:id="386" w:author="Selamoglu, Handan" w:date="2016-04-11T15:07:00Z">
        <w:r w:rsidR="00FA4683" w:rsidDel="00BD4E9D">
          <w:delText>.</w:delText>
        </w:r>
      </w:del>
      <w:r w:rsidR="00BF4D61">
        <w:t xml:space="preserve"> </w:t>
      </w:r>
      <w:del w:id="387" w:author="Selamoglu, Handan" w:date="2016-04-11T15:07:00Z">
        <w:r w:rsidR="00BF4D61" w:rsidDel="00BD4E9D">
          <w:delText>(</w:delText>
        </w:r>
      </w:del>
      <w:r w:rsidR="00BF4D61">
        <w:t>w</w:t>
      </w:r>
      <w:r w:rsidR="00FA4683">
        <w:t>e recommend that you add your</w:t>
      </w:r>
      <w:ins w:id="388" w:author="Selamoglu, Handan" w:date="2016-04-12T09:15:00Z">
        <w:r w:rsidR="007E7939">
          <w:t xml:space="preserve"> own</w:t>
        </w:r>
      </w:ins>
      <w:r w:rsidR="00FA4683">
        <w:t xml:space="preserve"> cert</w:t>
      </w:r>
      <w:ins w:id="389" w:author="Selamoglu, Handan" w:date="2016-04-11T15:07:00Z">
        <w:r>
          <w:t>ificate</w:t>
        </w:r>
      </w:ins>
      <w:r w:rsidR="00FA4683">
        <w:t xml:space="preserve"> to Ansible Tower for higher security</w:t>
      </w:r>
      <w:del w:id="390" w:author="Selamoglu, Handan" w:date="2016-04-11T15:08:00Z">
        <w:r w:rsidR="00FA4683" w:rsidDel="00BD4E9D">
          <w:delText>)</w:delText>
        </w:r>
      </w:del>
      <w:r w:rsidR="00BF4D61">
        <w:rPr>
          <w:noProof/>
        </w:rPr>
        <w:t xml:space="preserve">. See the </w:t>
      </w:r>
      <w:commentRangeStart w:id="391"/>
      <w:r w:rsidR="00BF4D61">
        <w:rPr>
          <w:noProof/>
        </w:rPr>
        <w:t xml:space="preserve">user guide in the appendix </w:t>
      </w:r>
      <w:commentRangeEnd w:id="391"/>
      <w:r w:rsidR="000E5DD5">
        <w:rPr>
          <w:rStyle w:val="CommentReference"/>
        </w:rPr>
        <w:commentReference w:id="391"/>
      </w:r>
      <w:r w:rsidR="00BF4D61">
        <w:rPr>
          <w:noProof/>
        </w:rPr>
        <w:t>for more info</w:t>
      </w:r>
      <w:commentRangeStart w:id="392"/>
      <w:r w:rsidR="00BF4D61">
        <w:rPr>
          <w:noProof/>
        </w:rPr>
        <w:t>.</w:t>
      </w:r>
      <w:commentRangeEnd w:id="392"/>
      <w:r>
        <w:rPr>
          <w:rStyle w:val="CommentReference"/>
        </w:rPr>
        <w:commentReference w:id="392"/>
      </w:r>
    </w:p>
    <w:p w14:paraId="50FDA735" w14:textId="12633F21" w:rsidR="00841B43" w:rsidRDefault="00841B43" w:rsidP="007E7939">
      <w:pPr>
        <w:pStyle w:val="Note"/>
      </w:pPr>
      <w:ins w:id="393" w:author="Selamoglu, Handan" w:date="2016-04-11T15:14:00Z">
        <w:r w:rsidRPr="007E7939">
          <w:rPr>
            <w:b/>
          </w:rPr>
          <w:t>Note</w:t>
        </w:r>
        <w:r>
          <w:t xml:space="preserve"> </w:t>
        </w:r>
      </w:ins>
      <w:ins w:id="394" w:author="Selamoglu, Handan" w:date="2016-04-12T09:16:00Z">
        <w:r w:rsidR="007E7939">
          <w:t xml:space="preserve">    </w:t>
        </w:r>
      </w:ins>
      <w:ins w:id="395" w:author="Selamoglu, Handan" w:date="2016-04-12T09:15:00Z">
        <w:r w:rsidR="007E7939">
          <w:t>T</w:t>
        </w:r>
      </w:ins>
      <w:ins w:id="396" w:author="Selamoglu, Handan" w:date="2016-04-11T15:14:00Z">
        <w:r>
          <w:t xml:space="preserve">he </w:t>
        </w:r>
      </w:ins>
      <w:ins w:id="397" w:author="Selamoglu, Handan" w:date="2016-04-12T09:16:00Z">
        <w:r w:rsidR="007E7939">
          <w:t>warning and options you’ll see</w:t>
        </w:r>
      </w:ins>
      <w:ins w:id="398" w:author="Selamoglu, Handan" w:date="2016-04-11T15:14:00Z">
        <w:r>
          <w:t xml:space="preserve"> depend on your web browser. Figures 9 and 10 show the warning </w:t>
        </w:r>
      </w:ins>
      <w:ins w:id="399" w:author="Selamoglu, Handan" w:date="2016-04-11T15:15:00Z">
        <w:r>
          <w:t xml:space="preserve">that’s displayed </w:t>
        </w:r>
      </w:ins>
      <w:ins w:id="400" w:author="Selamoglu, Handan" w:date="2016-04-11T15:14:00Z">
        <w:r>
          <w:t>in Google Chrome.</w:t>
        </w:r>
      </w:ins>
    </w:p>
    <w:p w14:paraId="0A5FBB91" w14:textId="610C1716" w:rsidR="00FA4683" w:rsidRDefault="00FA4683" w:rsidP="0083566B">
      <w:pPr>
        <w:pStyle w:val="Picture"/>
      </w:pPr>
      <w:r w:rsidRPr="00FA4683">
        <w:rPr>
          <w:noProof/>
        </w:rPr>
        <w:drawing>
          <wp:inline distT="0" distB="0" distL="0" distR="0" wp14:anchorId="729C9CBD" wp14:editId="00BE11A6">
            <wp:extent cx="5271135" cy="3368754"/>
            <wp:effectExtent l="0" t="0" r="1206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1243" cy="3375214"/>
                    </a:xfrm>
                    <a:prstGeom prst="rect">
                      <a:avLst/>
                    </a:prstGeom>
                  </pic:spPr>
                </pic:pic>
              </a:graphicData>
            </a:graphic>
          </wp:inline>
        </w:drawing>
      </w:r>
    </w:p>
    <w:p w14:paraId="7687AADD" w14:textId="46B05AB1" w:rsidR="001D662C" w:rsidRPr="001D662C" w:rsidRDefault="001D662C" w:rsidP="001D662C">
      <w:pPr>
        <w:pStyle w:val="Caption"/>
      </w:pPr>
      <w:ins w:id="401" w:author="Selamoglu, Handan" w:date="2016-04-11T14:40:00Z">
        <w:r>
          <w:t>Figure 9:</w:t>
        </w:r>
      </w:ins>
      <w:ins w:id="402" w:author="Selamoglu, Handan" w:date="2016-04-11T15:09:00Z">
        <w:r w:rsidR="00BD4E9D">
          <w:t xml:space="preserve"> Self-Signed Certificate Warning</w:t>
        </w:r>
      </w:ins>
      <w:ins w:id="403" w:author="Selamoglu, Handan" w:date="2016-04-12T09:36:00Z">
        <w:r w:rsidR="00D1431F">
          <w:rPr>
            <w:rStyle w:val="CommentReference"/>
            <w:rFonts w:eastAsia="Times New Roman"/>
            <w:b w:val="0"/>
            <w:bCs w:val="0"/>
            <w:color w:val="212120"/>
            <w:kern w:val="28"/>
          </w:rPr>
          <w:commentReference w:id="404"/>
        </w:r>
      </w:ins>
    </w:p>
    <w:p w14:paraId="52BA8261" w14:textId="097462C4" w:rsidR="0083566B" w:rsidRDefault="00FA4683" w:rsidP="00BD4E9D">
      <w:pPr>
        <w:pStyle w:val="ListNumber"/>
      </w:pPr>
      <w:del w:id="405" w:author="Selamoglu, Handan" w:date="2016-04-11T15:10:00Z">
        <w:r w:rsidDel="00BD4E9D">
          <w:lastRenderedPageBreak/>
          <w:delText xml:space="preserve"> </w:delText>
        </w:r>
      </w:del>
      <w:r>
        <w:t>C</w:t>
      </w:r>
      <w:ins w:id="406" w:author="Selamoglu, Handan" w:date="2016-04-11T15:10:00Z">
        <w:r w:rsidR="00BD4E9D">
          <w:t>hoose</w:t>
        </w:r>
      </w:ins>
      <w:del w:id="407" w:author="Selamoglu, Handan" w:date="2016-04-11T15:10:00Z">
        <w:r w:rsidDel="00BD4E9D">
          <w:delText>lick</w:delText>
        </w:r>
      </w:del>
      <w:r>
        <w:t xml:space="preserve"> </w:t>
      </w:r>
      <w:del w:id="408" w:author="Selamoglu, Handan" w:date="2016-04-11T15:10:00Z">
        <w:r w:rsidDel="00BD4E9D">
          <w:delText xml:space="preserve">on </w:delText>
        </w:r>
      </w:del>
      <w:r w:rsidRPr="00841B43">
        <w:rPr>
          <w:b/>
        </w:rPr>
        <w:t>Advanced</w:t>
      </w:r>
      <w:ins w:id="409" w:author="Selamoglu, Handan" w:date="2016-04-11T15:10:00Z">
        <w:r w:rsidR="00BD4E9D">
          <w:t>, and</w:t>
        </w:r>
      </w:ins>
      <w:r>
        <w:t xml:space="preserve"> t</w:t>
      </w:r>
      <w:r w:rsidR="00BF4D61">
        <w:t>hen</w:t>
      </w:r>
      <w:r w:rsidR="00723897">
        <w:t xml:space="preserve"> </w:t>
      </w:r>
      <w:del w:id="410" w:author="Selamoglu, Handan" w:date="2016-04-11T15:10:00Z">
        <w:r w:rsidR="00723897" w:rsidDel="00BD4E9D">
          <w:delText xml:space="preserve">click </w:delText>
        </w:r>
      </w:del>
      <w:ins w:id="411" w:author="Selamoglu, Handan" w:date="2016-04-11T15:10:00Z">
        <w:r w:rsidR="00BD4E9D">
          <w:t xml:space="preserve">choose </w:t>
        </w:r>
        <w:r w:rsidR="00BD4E9D" w:rsidRPr="00841B43">
          <w:rPr>
            <w:b/>
          </w:rPr>
          <w:t>P</w:t>
        </w:r>
      </w:ins>
      <w:del w:id="412" w:author="Selamoglu, Handan" w:date="2016-04-11T15:10:00Z">
        <w:r w:rsidRPr="00841B43" w:rsidDel="00BD4E9D">
          <w:rPr>
            <w:b/>
          </w:rPr>
          <w:delText>p</w:delText>
        </w:r>
      </w:del>
      <w:r w:rsidRPr="00841B43">
        <w:rPr>
          <w:b/>
        </w:rPr>
        <w:t>roceed</w:t>
      </w:r>
      <w:r>
        <w:t xml:space="preserve"> to </w:t>
      </w:r>
      <w:r w:rsidR="00723897">
        <w:t xml:space="preserve">reach </w:t>
      </w:r>
      <w:r>
        <w:t xml:space="preserve">the Ansible </w:t>
      </w:r>
      <w:del w:id="413" w:author="Selamoglu, Handan" w:date="2016-04-11T15:10:00Z">
        <w:r w:rsidDel="00841B43">
          <w:delText>Web UI</w:delText>
        </w:r>
      </w:del>
      <w:ins w:id="414" w:author="Selamoglu, Handan" w:date="2016-04-11T15:10:00Z">
        <w:r w:rsidR="00841B43">
          <w:t xml:space="preserve"> Tower dashboard.</w:t>
        </w:r>
      </w:ins>
      <w:r>
        <w:t xml:space="preserve"> </w:t>
      </w:r>
    </w:p>
    <w:p w14:paraId="57F449B4" w14:textId="5828B4AE" w:rsidR="00452952" w:rsidRDefault="00FA4683" w:rsidP="0083566B">
      <w:pPr>
        <w:pStyle w:val="Picture"/>
      </w:pPr>
      <w:r w:rsidRPr="00FA4683">
        <w:rPr>
          <w:noProof/>
        </w:rPr>
        <w:drawing>
          <wp:inline distT="0" distB="0" distL="0" distR="0" wp14:anchorId="3E3CD2ED" wp14:editId="54D3DB87">
            <wp:extent cx="5271135" cy="1435462"/>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5445" cy="1444805"/>
                    </a:xfrm>
                    <a:prstGeom prst="rect">
                      <a:avLst/>
                    </a:prstGeom>
                  </pic:spPr>
                </pic:pic>
              </a:graphicData>
            </a:graphic>
          </wp:inline>
        </w:drawing>
      </w:r>
    </w:p>
    <w:p w14:paraId="61FEF14B" w14:textId="5DB894B6" w:rsidR="001D662C" w:rsidRDefault="001D662C" w:rsidP="001D662C">
      <w:pPr>
        <w:pStyle w:val="Caption"/>
        <w:rPr>
          <w:ins w:id="415" w:author="Selamoglu, Handan" w:date="2016-04-11T15:21:00Z"/>
        </w:rPr>
      </w:pPr>
      <w:ins w:id="416" w:author="Selamoglu, Handan" w:date="2016-04-11T14:41:00Z">
        <w:r>
          <w:t>Figure 10:</w:t>
        </w:r>
      </w:ins>
      <w:ins w:id="417" w:author="Selamoglu, Handan" w:date="2016-04-11T15:11:00Z">
        <w:r w:rsidR="00841B43">
          <w:t xml:space="preserve"> Accepting the Self-Signed Certificate</w:t>
        </w:r>
      </w:ins>
      <w:ins w:id="418" w:author="Selamoglu, Handan" w:date="2016-04-12T09:17:00Z">
        <w:r w:rsidR="007E7939">
          <w:rPr>
            <w:rStyle w:val="CommentReference"/>
            <w:rFonts w:eastAsia="Times New Roman"/>
            <w:b w:val="0"/>
            <w:bCs w:val="0"/>
            <w:color w:val="212120"/>
            <w:kern w:val="28"/>
          </w:rPr>
          <w:commentReference w:id="419"/>
        </w:r>
      </w:ins>
    </w:p>
    <w:p w14:paraId="623847F0" w14:textId="3A0914BB" w:rsidR="00535523" w:rsidRPr="00535523" w:rsidRDefault="00535523" w:rsidP="00535523">
      <w:pPr>
        <w:pStyle w:val="ListParagraph"/>
      </w:pPr>
      <w:ins w:id="420" w:author="Selamoglu, Handan" w:date="2016-04-11T15:21:00Z">
        <w:r>
          <w:t xml:space="preserve">The Ansible Tower </w:t>
        </w:r>
      </w:ins>
      <w:ins w:id="421" w:author="Selamoglu, Handan" w:date="2016-04-11T15:28:00Z">
        <w:r>
          <w:t>sign-in</w:t>
        </w:r>
      </w:ins>
      <w:ins w:id="422" w:author="Selamoglu, Handan" w:date="2016-04-11T15:21:00Z">
        <w:r>
          <w:t xml:space="preserve"> screen is displayed with </w:t>
        </w:r>
        <w:r w:rsidRPr="00535523">
          <w:rPr>
            <w:b/>
          </w:rPr>
          <w:t>admin</w:t>
        </w:r>
        <w:r>
          <w:t xml:space="preserve"> as the default user name.</w:t>
        </w:r>
      </w:ins>
    </w:p>
    <w:p w14:paraId="4D1F3118" w14:textId="006B6A76" w:rsidR="00D91FC3" w:rsidRPr="00FC493E" w:rsidRDefault="00FA4683" w:rsidP="0083566B">
      <w:pPr>
        <w:pStyle w:val="ListNumber"/>
      </w:pPr>
      <w:r>
        <w:t>Provide the</w:t>
      </w:r>
      <w:ins w:id="423" w:author="Selamoglu, Handan" w:date="2016-04-11T15:17:00Z">
        <w:r w:rsidR="00841B43">
          <w:t xml:space="preserve"> administrator password</w:t>
        </w:r>
      </w:ins>
      <w:r>
        <w:t xml:space="preserve"> </w:t>
      </w:r>
      <w:ins w:id="424" w:author="Selamoglu, Handan" w:date="2016-04-11T15:20:00Z">
        <w:r w:rsidR="00841B43">
          <w:t xml:space="preserve">you specified for the </w:t>
        </w:r>
      </w:ins>
      <w:r w:rsidR="00FC493E" w:rsidRPr="00FC493E">
        <w:rPr>
          <w:b/>
        </w:rPr>
        <w:t>AnsibleAdminPassword</w:t>
      </w:r>
      <w:ins w:id="425" w:author="Selamoglu, Handan" w:date="2016-04-11T15:19:00Z">
        <w:r w:rsidR="00841B43" w:rsidRPr="00841B43">
          <w:t xml:space="preserve"> parameter</w:t>
        </w:r>
      </w:ins>
      <w:ins w:id="426" w:author="Selamoglu, Handan" w:date="2016-04-11T15:20:00Z">
        <w:r w:rsidR="00841B43">
          <w:t xml:space="preserve"> </w:t>
        </w:r>
        <w:r w:rsidR="00535523">
          <w:t xml:space="preserve">when you launched the Quick Start </w:t>
        </w:r>
        <w:r w:rsidR="00841B43">
          <w:t xml:space="preserve">in </w:t>
        </w:r>
        <w:r w:rsidR="00841B43">
          <w:fldChar w:fldCharType="begin"/>
        </w:r>
      </w:ins>
      <w:ins w:id="427" w:author="Selamoglu, Handan" w:date="2016-04-11T15:29:00Z">
        <w:r w:rsidR="00535523">
          <w:instrText>HYPERLINK  \l "_Step_2._Launch"</w:instrText>
        </w:r>
      </w:ins>
      <w:ins w:id="428" w:author="Selamoglu, Handan" w:date="2016-04-11T15:20:00Z">
        <w:r w:rsidR="00841B43">
          <w:fldChar w:fldCharType="separate"/>
        </w:r>
        <w:r w:rsidR="00841B43" w:rsidRPr="00841B43">
          <w:rPr>
            <w:rStyle w:val="Hyperlink"/>
          </w:rPr>
          <w:t>step 2</w:t>
        </w:r>
        <w:r w:rsidR="00841B43">
          <w:fldChar w:fldCharType="end"/>
        </w:r>
      </w:ins>
      <w:del w:id="429" w:author="Selamoglu, Handan" w:date="2016-04-11T15:20:00Z">
        <w:r w:rsidR="00FC493E" w:rsidRPr="00841B43" w:rsidDel="00841B43">
          <w:delText xml:space="preserve"> you</w:delText>
        </w:r>
        <w:r w:rsidR="00FC493E" w:rsidDel="00841B43">
          <w:delText xml:space="preserve"> </w:delText>
        </w:r>
        <w:r w:rsidR="00BF4D61" w:rsidDel="00841B43">
          <w:delText>entered</w:delText>
        </w:r>
        <w:r w:rsidR="00FC493E" w:rsidDel="00841B43">
          <w:delText xml:space="preserve"> in the </w:delText>
        </w:r>
        <w:r w:rsidR="00FC493E" w:rsidRPr="00FC493E" w:rsidDel="00841B43">
          <w:rPr>
            <w:b/>
          </w:rPr>
          <w:delText>Specify Detail</w:delText>
        </w:r>
        <w:r w:rsidR="00FC493E" w:rsidDel="00841B43">
          <w:delText xml:space="preserve"> page</w:delText>
        </w:r>
      </w:del>
      <w:ins w:id="430" w:author="Selamoglu, Handan" w:date="2016-04-11T15:17:00Z">
        <w:r w:rsidR="00841B43">
          <w:t>.</w:t>
        </w:r>
      </w:ins>
      <w:r>
        <w:t xml:space="preserve"> </w:t>
      </w:r>
    </w:p>
    <w:p w14:paraId="048E5853" w14:textId="1C38A5AE" w:rsidR="00723897" w:rsidRPr="0083566B" w:rsidDel="00535523" w:rsidRDefault="00D91FC3" w:rsidP="0083566B">
      <w:pPr>
        <w:pStyle w:val="ListParagraph"/>
        <w:rPr>
          <w:del w:id="431" w:author="Selamoglu, Handan" w:date="2016-04-11T15:21:00Z"/>
        </w:rPr>
      </w:pPr>
      <w:del w:id="432" w:author="Selamoglu, Handan" w:date="2016-04-11T15:21:00Z">
        <w:r w:rsidRPr="0083566B" w:rsidDel="00535523">
          <w:delText xml:space="preserve">The </w:delText>
        </w:r>
        <w:r w:rsidR="00723897" w:rsidRPr="0083566B" w:rsidDel="00535523">
          <w:delText xml:space="preserve">default </w:delText>
        </w:r>
        <w:r w:rsidRPr="0083566B" w:rsidDel="00535523">
          <w:delText>username is</w:delText>
        </w:r>
        <w:r w:rsidR="00723897" w:rsidRPr="0083566B" w:rsidDel="00535523">
          <w:delText>:</w:delText>
        </w:r>
        <w:r w:rsidRPr="0083566B" w:rsidDel="00535523">
          <w:delText xml:space="preserve"> admin</w:delText>
        </w:r>
      </w:del>
    </w:p>
    <w:p w14:paraId="7EAF5F7E" w14:textId="63C02B84" w:rsidR="00D91FC3" w:rsidRDefault="00723897" w:rsidP="007E7939">
      <w:pPr>
        <w:pStyle w:val="ListParagraph"/>
      </w:pPr>
      <w:del w:id="433" w:author="Selamoglu, Handan" w:date="2016-04-11T15:21:00Z">
        <w:r w:rsidRPr="0083566B" w:rsidDel="00535523">
          <w:delText xml:space="preserve">The </w:delText>
        </w:r>
        <w:r w:rsidR="00D91FC3" w:rsidRPr="0083566B" w:rsidDel="00535523">
          <w:delText xml:space="preserve">password </w:delText>
        </w:r>
        <w:r w:rsidRPr="0083566B" w:rsidDel="00535523">
          <w:delText>is :</w:delText>
        </w:r>
        <w:r w:rsidR="00D91FC3" w:rsidRPr="0083566B" w:rsidDel="00535523">
          <w:delText>&lt;the password you set during launch&gt;</w:delText>
        </w:r>
      </w:del>
      <w:r w:rsidR="00D91FC3" w:rsidRPr="0083566B">
        <w:t xml:space="preserve"> </w:t>
      </w:r>
      <w:r w:rsidR="0060244F" w:rsidRPr="0060244F">
        <w:rPr>
          <w:noProof/>
        </w:rPr>
        <w:drawing>
          <wp:inline distT="0" distB="0" distL="0" distR="0" wp14:anchorId="286F7D56" wp14:editId="40670EF9">
            <wp:extent cx="5652135" cy="3506417"/>
            <wp:effectExtent l="133350" t="114300" r="13906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5475" cy="35084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0A973" w14:textId="370822EA" w:rsidR="001D662C" w:rsidRPr="001D662C" w:rsidRDefault="001D662C" w:rsidP="001D662C">
      <w:pPr>
        <w:pStyle w:val="Caption"/>
      </w:pPr>
      <w:ins w:id="434" w:author="Selamoglu, Handan" w:date="2016-04-11T14:41:00Z">
        <w:r>
          <w:t>Figure 11:</w:t>
        </w:r>
      </w:ins>
      <w:ins w:id="435" w:author="Selamoglu, Handan" w:date="2016-04-11T15:29:00Z">
        <w:r w:rsidR="00535523">
          <w:t xml:space="preserve"> Ansible Sign-in Screen</w:t>
        </w:r>
      </w:ins>
    </w:p>
    <w:p w14:paraId="4F6EA968" w14:textId="1F5642FB" w:rsidR="00DA4580" w:rsidDel="00554971" w:rsidRDefault="00BF4D61" w:rsidP="0083566B">
      <w:pPr>
        <w:pStyle w:val="ListParagraph"/>
        <w:rPr>
          <w:del w:id="436" w:author="Selamoglu, Handan" w:date="2016-04-11T15:34:00Z"/>
        </w:rPr>
      </w:pPr>
      <w:del w:id="437" w:author="Selamoglu, Handan" w:date="2016-04-11T15:34:00Z">
        <w:r w:rsidDel="00554971">
          <w:lastRenderedPageBreak/>
          <w:delText xml:space="preserve"> </w:delText>
        </w:r>
      </w:del>
      <w:r w:rsidR="00FC493E">
        <w:t>I</w:t>
      </w:r>
      <w:r w:rsidR="00FA4683">
        <w:t>f you forgot your p</w:t>
      </w:r>
      <w:r w:rsidR="00DA4580">
        <w:t>assword</w:t>
      </w:r>
      <w:ins w:id="438" w:author="Selamoglu, Handan" w:date="2016-04-11T15:34:00Z">
        <w:r w:rsidR="00554971">
          <w:t>, you’ll find</w:t>
        </w:r>
      </w:ins>
      <w:r w:rsidR="00DA4580">
        <w:t xml:space="preserve"> it </w:t>
      </w:r>
      <w:del w:id="439" w:author="Selamoglu, Handan" w:date="2016-04-11T15:34:00Z">
        <w:r w:rsidR="00DA4580" w:rsidDel="00554971">
          <w:delText xml:space="preserve">will be </w:delText>
        </w:r>
      </w:del>
      <w:r w:rsidR="00DA4580">
        <w:t xml:space="preserve">in the </w:t>
      </w:r>
      <w:r w:rsidR="00DA4580" w:rsidRPr="00554971">
        <w:t>tower_setup_conf.yml</w:t>
      </w:r>
      <w:r w:rsidR="00DA4580">
        <w:t xml:space="preserve"> </w:t>
      </w:r>
      <w:ins w:id="440" w:author="Selamoglu, Handan" w:date="2016-04-11T15:34:00Z">
        <w:r w:rsidR="00554971">
          <w:t>file</w:t>
        </w:r>
      </w:ins>
      <w:del w:id="441" w:author="Selamoglu, Handan" w:date="2016-04-11T15:34:00Z">
        <w:r w:rsidR="00DA4580" w:rsidDel="00554971">
          <w:delText>which can be found here</w:delText>
        </w:r>
      </w:del>
      <w:r w:rsidR="00DA4580">
        <w:t xml:space="preserve"> </w:t>
      </w:r>
      <w:r w:rsidR="00D91FC3">
        <w:t xml:space="preserve">in your root home </w:t>
      </w:r>
      <w:r w:rsidR="00FC493E">
        <w:t>dir</w:t>
      </w:r>
      <w:ins w:id="442" w:author="Selamoglu, Handan" w:date="2016-04-11T15:34:00Z">
        <w:r w:rsidR="00554971">
          <w:t>ectory</w:t>
        </w:r>
      </w:ins>
      <w:r w:rsidR="00FC493E">
        <w:t>.</w:t>
      </w:r>
    </w:p>
    <w:p w14:paraId="41CC29B4" w14:textId="22E9A8AB" w:rsidR="00DA4580" w:rsidRDefault="00554971" w:rsidP="0083566B">
      <w:pPr>
        <w:pStyle w:val="ListParagraph"/>
      </w:pPr>
      <w:ins w:id="443" w:author="Selamoglu, Handan" w:date="2016-04-11T15:34:00Z">
        <w:r>
          <w:t xml:space="preserve"> </w:t>
        </w:r>
      </w:ins>
      <w:r w:rsidR="00DA4580">
        <w:t>The following command will display the admin</w:t>
      </w:r>
      <w:ins w:id="444" w:author="Selamoglu, Handan" w:date="2016-04-11T15:35:00Z">
        <w:r>
          <w:t>istrator</w:t>
        </w:r>
      </w:ins>
      <w:r w:rsidR="00DA4580">
        <w:t xml:space="preserve"> password</w:t>
      </w:r>
      <w:ins w:id="445" w:author="Selamoglu, Handan" w:date="2016-04-11T15:34:00Z">
        <w:r>
          <w:t>:</w:t>
        </w:r>
      </w:ins>
      <w:r w:rsidR="00DA4580">
        <w:t xml:space="preserve"> </w:t>
      </w:r>
    </w:p>
    <w:p w14:paraId="125DE721" w14:textId="5068B887" w:rsidR="00FA4683" w:rsidRDefault="00DA4580" w:rsidP="001D662C">
      <w:pPr>
        <w:pStyle w:val="CodeSnippet"/>
      </w:pPr>
      <w:r w:rsidRPr="00DA4580">
        <w:t>[centos@ip-10-0-0-10 ~]$ sudo grep admin_password /root/ansible-tower-setup-bundle-2.4.4-1.el7/tower_setup_conf.yml</w:t>
      </w:r>
    </w:p>
    <w:p w14:paraId="632AA679" w14:textId="5BD2484D" w:rsidR="0060244F" w:rsidRPr="00BF4D61" w:rsidRDefault="00AB526E" w:rsidP="001D662C">
      <w:pPr>
        <w:pStyle w:val="Alert"/>
      </w:pPr>
      <w:r w:rsidRPr="00554971">
        <w:rPr>
          <w:b/>
        </w:rPr>
        <w:t>W</w:t>
      </w:r>
      <w:ins w:id="446" w:author="Selamoglu, Handan" w:date="2016-04-11T15:35:00Z">
        <w:r w:rsidR="00554971" w:rsidRPr="00554971">
          <w:rPr>
            <w:b/>
          </w:rPr>
          <w:t>arning</w:t>
        </w:r>
      </w:ins>
      <w:del w:id="447" w:author="Selamoglu, Handan" w:date="2016-04-11T15:35:00Z">
        <w:r w:rsidRPr="00BF4D61" w:rsidDel="00554971">
          <w:delText>ARNING</w:delText>
        </w:r>
      </w:del>
      <w:del w:id="448" w:author="Selamoglu, Handan" w:date="2016-04-11T15:36:00Z">
        <w:r w:rsidR="0060244F" w:rsidRPr="00BF4D61" w:rsidDel="00554971">
          <w:delText>:</w:delText>
        </w:r>
      </w:del>
      <w:r w:rsidR="0060244F" w:rsidRPr="00BF4D61">
        <w:t xml:space="preserve"> </w:t>
      </w:r>
      <w:ins w:id="449" w:author="Selamoglu, Handan" w:date="2016-04-11T15:36:00Z">
        <w:r w:rsidR="00554971">
          <w:t xml:space="preserve">    The </w:t>
        </w:r>
      </w:ins>
      <w:r w:rsidR="00FC493E" w:rsidRPr="00554971">
        <w:t>tower_setup_conf.yml</w:t>
      </w:r>
      <w:r w:rsidR="00FC493E" w:rsidRPr="00BF4D61">
        <w:t xml:space="preserve"> </w:t>
      </w:r>
      <w:r w:rsidR="0060244F" w:rsidRPr="00BF4D61">
        <w:t>file contains admin user credential</w:t>
      </w:r>
      <w:ins w:id="450" w:author="Selamoglu, Handan" w:date="2016-04-11T15:36:00Z">
        <w:r w:rsidR="00554971">
          <w:t>s.</w:t>
        </w:r>
      </w:ins>
      <w:r w:rsidRPr="00BF4D61">
        <w:t xml:space="preserve"> </w:t>
      </w:r>
      <w:ins w:id="451" w:author="Selamoglu, Handan" w:date="2016-04-11T15:36:00Z">
        <w:r w:rsidR="00554971">
          <w:t>W</w:t>
        </w:r>
      </w:ins>
      <w:del w:id="452" w:author="Selamoglu, Handan" w:date="2016-04-11T15:36:00Z">
        <w:r w:rsidRPr="00BF4D61" w:rsidDel="00554971">
          <w:delText>w</w:delText>
        </w:r>
      </w:del>
      <w:r w:rsidRPr="00BF4D61">
        <w:t xml:space="preserve">e recommend that you delete this </w:t>
      </w:r>
      <w:del w:id="453" w:author="Selamoglu, Handan" w:date="2016-04-11T15:36:00Z">
        <w:r w:rsidRPr="00BF4D61" w:rsidDel="00554971">
          <w:delText xml:space="preserve">folder </w:delText>
        </w:r>
      </w:del>
      <w:ins w:id="454" w:author="Selamoglu, Handan" w:date="2016-04-11T15:36:00Z">
        <w:r w:rsidR="00554971">
          <w:t>file</w:t>
        </w:r>
        <w:r w:rsidR="00554971" w:rsidRPr="00BF4D61">
          <w:t xml:space="preserve"> </w:t>
        </w:r>
      </w:ins>
      <w:r w:rsidRPr="00BF4D61">
        <w:t>after you retrieve your credentials</w:t>
      </w:r>
      <w:ins w:id="455" w:author="Selamoglu, Handan" w:date="2016-04-11T15:36:00Z">
        <w:r w:rsidR="00554971">
          <w:t>.</w:t>
        </w:r>
      </w:ins>
    </w:p>
    <w:p w14:paraId="6E4F00B8" w14:textId="32B8C36E" w:rsidR="00DA4580" w:rsidRPr="00E03C3B" w:rsidRDefault="00DA4580" w:rsidP="001D662C">
      <w:pPr>
        <w:pStyle w:val="ListParagraph"/>
      </w:pPr>
      <w:commentRangeStart w:id="456"/>
      <w:r w:rsidRPr="00E03C3B">
        <w:t>If you need i</w:t>
      </w:r>
      <w:r w:rsidR="00D91FC3" w:rsidRPr="00E03C3B">
        <w:t xml:space="preserve">nstructions on </w:t>
      </w:r>
      <w:r w:rsidR="00FC493E" w:rsidRPr="00E03C3B">
        <w:t xml:space="preserve">how to </w:t>
      </w:r>
      <w:r w:rsidR="00D91FC3" w:rsidRPr="00E03C3B">
        <w:t xml:space="preserve">ssh </w:t>
      </w:r>
      <w:r w:rsidR="00FC493E" w:rsidRPr="00E03C3B">
        <w:t>in</w:t>
      </w:r>
      <w:r w:rsidR="00D91FC3" w:rsidRPr="00E03C3B">
        <w:t>to you</w:t>
      </w:r>
      <w:r w:rsidR="00FC493E" w:rsidRPr="00E03C3B">
        <w:t>r</w:t>
      </w:r>
      <w:r w:rsidR="00D91FC3" w:rsidRPr="00E03C3B">
        <w:t xml:space="preserve"> ec2-instance, please see the section on accessing ec2 instances</w:t>
      </w:r>
    </w:p>
    <w:p w14:paraId="35654E51" w14:textId="3C501F1B" w:rsidR="00FC493E" w:rsidRPr="00E03C3B" w:rsidRDefault="00D91FC3" w:rsidP="001D662C">
      <w:pPr>
        <w:pStyle w:val="ListParagraph"/>
      </w:pPr>
      <w:r w:rsidRPr="00E03C3B">
        <w:t xml:space="preserve">Note: On CentOS the username to connect </w:t>
      </w:r>
      <w:r w:rsidR="00FC493E" w:rsidRPr="00E03C3B">
        <w:t xml:space="preserve">vi  ssh </w:t>
      </w:r>
      <w:r w:rsidRPr="00E03C3B">
        <w:t xml:space="preserve">is centos not ec2-user </w:t>
      </w:r>
    </w:p>
    <w:p w14:paraId="5C9E6F73" w14:textId="0B719485" w:rsidR="00FC493E" w:rsidRPr="00E03C3B" w:rsidRDefault="00FC493E" w:rsidP="001D662C">
      <w:pPr>
        <w:pStyle w:val="ListParagraph"/>
      </w:pPr>
      <w:r w:rsidRPr="00E03C3B">
        <w:t>example command(CentOS): ssh –i your.pem centos@ip-or-hostname</w:t>
      </w:r>
    </w:p>
    <w:p w14:paraId="54BC09DC" w14:textId="1F5B67D1" w:rsidR="00FC493E" w:rsidRPr="001D662C" w:rsidRDefault="00FC493E" w:rsidP="001D662C">
      <w:pPr>
        <w:pStyle w:val="ListParagraph"/>
      </w:pPr>
      <w:r w:rsidRPr="00E03C3B">
        <w:t>example command(RHEL): ssh –i your.pem centos@ip-or-hostname</w:t>
      </w:r>
      <w:commentRangeEnd w:id="456"/>
      <w:r w:rsidR="00E03C3B">
        <w:rPr>
          <w:rStyle w:val="CommentReference"/>
          <w:kern w:val="28"/>
        </w:rPr>
        <w:commentReference w:id="456"/>
      </w:r>
    </w:p>
    <w:p w14:paraId="505CD1B0" w14:textId="77777777" w:rsidR="00554971" w:rsidRDefault="00AB526E" w:rsidP="0083566B">
      <w:pPr>
        <w:pStyle w:val="ListNumber"/>
      </w:pPr>
      <w:r>
        <w:t>Upon successful login</w:t>
      </w:r>
      <w:ins w:id="457" w:author="Selamoglu, Handan" w:date="2016-04-11T15:38:00Z">
        <w:r w:rsidR="00554971">
          <w:t>,</w:t>
        </w:r>
      </w:ins>
      <w:r>
        <w:t xml:space="preserve"> you will reach the screen </w:t>
      </w:r>
      <w:commentRangeStart w:id="458"/>
      <w:r>
        <w:t>show below</w:t>
      </w:r>
      <w:commentRangeEnd w:id="458"/>
      <w:r w:rsidR="00554971">
        <w:rPr>
          <w:rStyle w:val="CommentReference"/>
        </w:rPr>
        <w:commentReference w:id="458"/>
      </w:r>
      <w:r>
        <w:t xml:space="preserve">. Click the red box to Get a Free Tower Trial License. </w:t>
      </w:r>
    </w:p>
    <w:p w14:paraId="64350F2D" w14:textId="4F0E9C74" w:rsidR="00996317" w:rsidRDefault="00AB526E" w:rsidP="0083566B">
      <w:pPr>
        <w:pStyle w:val="ListNumber"/>
      </w:pPr>
      <w:del w:id="459" w:author="Selamoglu, Handan" w:date="2016-04-11T15:41:00Z">
        <w:r w:rsidDel="00554971">
          <w:delText xml:space="preserve">This action will open a new window navigate to the </w:delText>
        </w:r>
        <w:r w:rsidR="00D32AF8" w:rsidDel="00554971">
          <w:delText>new</w:delText>
        </w:r>
        <w:r w:rsidDel="00554971">
          <w:delText xml:space="preserve"> window and select</w:delText>
        </w:r>
      </w:del>
      <w:ins w:id="460" w:author="Selamoglu, Handan" w:date="2016-04-11T15:41:00Z">
        <w:r w:rsidR="00554971">
          <w:t>On the next screen illustrated in Figure 12, choose the free trial option,</w:t>
        </w:r>
      </w:ins>
      <w:del w:id="461" w:author="Selamoglu, Handan" w:date="2016-04-11T15:42:00Z">
        <w:r w:rsidDel="00554971">
          <w:delText xml:space="preserve"> </w:delText>
        </w:r>
        <w:r w:rsidRPr="00AB526E" w:rsidDel="00554971">
          <w:rPr>
            <w:b/>
          </w:rPr>
          <w:delText>10-NODE BASIC TOWER - FREE TRIAL</w:delText>
        </w:r>
        <w:r w:rsidR="00CF4809" w:rsidDel="00554971">
          <w:rPr>
            <w:b/>
          </w:rPr>
          <w:delText xml:space="preserve">. </w:delText>
        </w:r>
      </w:del>
      <w:ins w:id="462" w:author="Selamoglu, Handan" w:date="2016-04-11T15:42:00Z">
        <w:r w:rsidR="00554971">
          <w:rPr>
            <w:b/>
          </w:rPr>
          <w:t xml:space="preserve"> </w:t>
        </w:r>
        <w:r w:rsidR="00554971">
          <w:t>e</w:t>
        </w:r>
      </w:ins>
      <w:del w:id="463" w:author="Selamoglu, Handan" w:date="2016-04-11T15:42:00Z">
        <w:r w:rsidR="008D6E99" w:rsidDel="00554971">
          <w:delText>E</w:delText>
        </w:r>
      </w:del>
      <w:r w:rsidR="008D6E99">
        <w:t>nter the information requested</w:t>
      </w:r>
      <w:ins w:id="464" w:author="Selamoglu, Handan" w:date="2016-04-11T15:42:00Z">
        <w:r w:rsidR="00554971">
          <w:t>,</w:t>
        </w:r>
      </w:ins>
      <w:r w:rsidR="00A8106E">
        <w:t xml:space="preserve"> and </w:t>
      </w:r>
      <w:del w:id="465" w:author="Selamoglu, Handan" w:date="2016-04-11T15:42:00Z">
        <w:r w:rsidR="00BF4D61" w:rsidDel="00554971">
          <w:delText xml:space="preserve">Click </w:delText>
        </w:r>
      </w:del>
      <w:ins w:id="466" w:author="Selamoglu, Handan" w:date="2016-04-11T15:42:00Z">
        <w:r w:rsidR="00554971">
          <w:t xml:space="preserve">then choose </w:t>
        </w:r>
      </w:ins>
      <w:r w:rsidR="00A8106E" w:rsidRPr="00554971">
        <w:rPr>
          <w:b/>
        </w:rPr>
        <w:t>Submi</w:t>
      </w:r>
      <w:r w:rsidR="00996317" w:rsidRPr="00554971">
        <w:rPr>
          <w:b/>
        </w:rPr>
        <w:t>t</w:t>
      </w:r>
      <w:r w:rsidR="00996317">
        <w:t xml:space="preserve">. </w:t>
      </w:r>
      <w:del w:id="467" w:author="Selamoglu, Handan" w:date="2016-04-11T15:50:00Z">
        <w:r w:rsidR="00996317" w:rsidDel="00C57949">
          <w:delText>Check you</w:delText>
        </w:r>
        <w:r w:rsidR="00BF4D61" w:rsidDel="00C57949">
          <w:delText>r</w:delText>
        </w:r>
        <w:r w:rsidR="00996317" w:rsidDel="00C57949">
          <w:delText xml:space="preserve"> email for trial </w:delText>
        </w:r>
        <w:r w:rsidR="00D32AF8" w:rsidDel="00C57949">
          <w:delText>license info</w:delText>
        </w:r>
      </w:del>
      <w:r w:rsidR="002E7642">
        <w:rPr>
          <w:rStyle w:val="CommentReference"/>
        </w:rPr>
        <w:commentReference w:id="468"/>
      </w:r>
    </w:p>
    <w:p w14:paraId="3C783B26" w14:textId="483A4999" w:rsidR="00996317" w:rsidRDefault="00996317" w:rsidP="001D662C">
      <w:pPr>
        <w:pStyle w:val="Picture"/>
      </w:pPr>
      <w:r w:rsidRPr="00996317">
        <w:rPr>
          <w:noProof/>
        </w:rPr>
        <w:lastRenderedPageBreak/>
        <w:drawing>
          <wp:inline distT="0" distB="0" distL="0" distR="0" wp14:anchorId="7F264693" wp14:editId="3F837B6E">
            <wp:extent cx="4046390" cy="56540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4289" cy="5679050"/>
                    </a:xfrm>
                    <a:prstGeom prst="rect">
                      <a:avLst/>
                    </a:prstGeom>
                  </pic:spPr>
                </pic:pic>
              </a:graphicData>
            </a:graphic>
          </wp:inline>
        </w:drawing>
      </w:r>
    </w:p>
    <w:p w14:paraId="74A00F17" w14:textId="579CAEC4" w:rsidR="001D662C" w:rsidRDefault="001D662C" w:rsidP="001D662C">
      <w:pPr>
        <w:pStyle w:val="Caption"/>
        <w:rPr>
          <w:ins w:id="469" w:author="Selamoglu, Handan" w:date="2016-04-11T15:49:00Z"/>
        </w:rPr>
      </w:pPr>
      <w:ins w:id="470" w:author="Selamoglu, Handan" w:date="2016-04-11T14:41:00Z">
        <w:r>
          <w:t>Figure 12:</w:t>
        </w:r>
      </w:ins>
      <w:ins w:id="471" w:author="Selamoglu, Handan" w:date="2016-04-11T15:39:00Z">
        <w:r w:rsidR="00554971">
          <w:t xml:space="preserve"> Selecting the Free Trial for Ansible Tower</w:t>
        </w:r>
      </w:ins>
    </w:p>
    <w:p w14:paraId="39328FB8" w14:textId="5EDE0FF5" w:rsidR="00C57949" w:rsidRDefault="00C57949" w:rsidP="00C57949">
      <w:pPr>
        <w:pStyle w:val="ListParagraph"/>
      </w:pPr>
      <w:ins w:id="472" w:author="Selamoglu, Handan" w:date="2016-04-11T15:49:00Z">
        <w:r>
          <w:t>Ansible will send a</w:t>
        </w:r>
      </w:ins>
      <w:ins w:id="473" w:author="Selamoglu, Handan" w:date="2016-04-11T15:52:00Z">
        <w:r>
          <w:t xml:space="preserve"> trial</w:t>
        </w:r>
      </w:ins>
      <w:ins w:id="474" w:author="Selamoglu, Handan" w:date="2016-04-11T15:49:00Z">
        <w:r>
          <w:t xml:space="preserve"> license file to your email account.</w:t>
        </w:r>
      </w:ins>
    </w:p>
    <w:p w14:paraId="638310FC" w14:textId="77777777" w:rsidR="00C57949" w:rsidRDefault="00C57949" w:rsidP="00C57949">
      <w:pPr>
        <w:pStyle w:val="Picture"/>
      </w:pPr>
      <w:r w:rsidRPr="00D32AF8">
        <w:rPr>
          <w:noProof/>
        </w:rPr>
        <w:drawing>
          <wp:inline distT="0" distB="0" distL="0" distR="0" wp14:anchorId="599D45EC" wp14:editId="019050F8">
            <wp:extent cx="6172200" cy="1283970"/>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1283970"/>
                    </a:xfrm>
                    <a:prstGeom prst="rect">
                      <a:avLst/>
                    </a:prstGeom>
                  </pic:spPr>
                </pic:pic>
              </a:graphicData>
            </a:graphic>
          </wp:inline>
        </w:drawing>
      </w:r>
    </w:p>
    <w:p w14:paraId="362F8F67" w14:textId="08170EB6" w:rsidR="00C57949" w:rsidRPr="001D662C" w:rsidRDefault="00C57949" w:rsidP="00C57949">
      <w:pPr>
        <w:pStyle w:val="Caption"/>
      </w:pPr>
      <w:ins w:id="475" w:author="Selamoglu, Handan" w:date="2016-04-11T14:41:00Z">
        <w:r>
          <w:t>Figure 13:</w:t>
        </w:r>
      </w:ins>
      <w:ins w:id="476" w:author="Selamoglu, Handan" w:date="2016-04-11T15:52:00Z">
        <w:r>
          <w:t xml:space="preserve"> Ansible Trial License File</w:t>
        </w:r>
      </w:ins>
      <w:ins w:id="477" w:author="Selamoglu, Handan" w:date="2016-04-12T09:20:00Z">
        <w:r w:rsidR="007E7939">
          <w:rPr>
            <w:rStyle w:val="CommentReference"/>
            <w:rFonts w:eastAsia="Times New Roman"/>
            <w:b w:val="0"/>
            <w:bCs w:val="0"/>
            <w:color w:val="212120"/>
            <w:kern w:val="28"/>
          </w:rPr>
          <w:commentReference w:id="478"/>
        </w:r>
      </w:ins>
    </w:p>
    <w:p w14:paraId="143257F0" w14:textId="22E27C5F" w:rsidR="00996317" w:rsidRDefault="00996317" w:rsidP="001D662C">
      <w:pPr>
        <w:pStyle w:val="ListNumber"/>
      </w:pPr>
      <w:r>
        <w:lastRenderedPageBreak/>
        <w:t xml:space="preserve">Copy and </w:t>
      </w:r>
      <w:ins w:id="479" w:author="Selamoglu, Handan" w:date="2016-04-11T15:50:00Z">
        <w:r w:rsidR="00C57949">
          <w:t>p</w:t>
        </w:r>
      </w:ins>
      <w:del w:id="480" w:author="Selamoglu, Handan" w:date="2016-04-11T15:50:00Z">
        <w:r w:rsidDel="00C57949">
          <w:delText>P</w:delText>
        </w:r>
      </w:del>
      <w:r>
        <w:t>aste the</w:t>
      </w:r>
      <w:ins w:id="481" w:author="Selamoglu, Handan" w:date="2016-04-11T15:52:00Z">
        <w:r w:rsidR="00C57949">
          <w:t xml:space="preserve"> trial</w:t>
        </w:r>
      </w:ins>
      <w:r>
        <w:t xml:space="preserve"> license file into the </w:t>
      </w:r>
      <w:commentRangeStart w:id="482"/>
      <w:r>
        <w:t>UI</w:t>
      </w:r>
      <w:commentRangeEnd w:id="482"/>
      <w:r w:rsidR="00C57949">
        <w:rPr>
          <w:rStyle w:val="CommentReference"/>
        </w:rPr>
        <w:commentReference w:id="482"/>
      </w:r>
      <w:ins w:id="483" w:author="Selamoglu, Handan" w:date="2016-04-11T15:53:00Z">
        <w:r w:rsidR="00C57949">
          <w:t>.</w:t>
        </w:r>
      </w:ins>
      <w:del w:id="484" w:author="Selamoglu, Handan" w:date="2016-04-11T15:53:00Z">
        <w:r w:rsidDel="00C57949">
          <w:delText xml:space="preserve"> and click Submit</w:delText>
        </w:r>
      </w:del>
    </w:p>
    <w:p w14:paraId="51402C65" w14:textId="4DB737EF" w:rsidR="004C16D8" w:rsidRPr="00D32AF8" w:rsidRDefault="00AB526E" w:rsidP="001D662C">
      <w:pPr>
        <w:pStyle w:val="ListNumber"/>
        <w:spacing w:after="400"/>
      </w:pPr>
      <w:del w:id="485" w:author="Selamoglu, Handan" w:date="2016-04-11T15:54:00Z">
        <w:r w:rsidDel="002E7642">
          <w:delText>Click on</w:delText>
        </w:r>
      </w:del>
      <w:ins w:id="486" w:author="Selamoglu, Handan" w:date="2016-04-11T15:54:00Z">
        <w:r w:rsidR="002E7642">
          <w:t>Select</w:t>
        </w:r>
      </w:ins>
      <w:r>
        <w:t xml:space="preserve"> the check</w:t>
      </w:r>
      <w:ins w:id="487" w:author="Selamoglu, Handan" w:date="2016-04-11T15:54:00Z">
        <w:r w:rsidR="002E7642">
          <w:t xml:space="preserve"> </w:t>
        </w:r>
      </w:ins>
      <w:r>
        <w:t xml:space="preserve">box </w:t>
      </w:r>
      <w:del w:id="488" w:author="Selamoglu, Handan" w:date="2016-04-11T15:54:00Z">
        <w:r w:rsidDel="002E7642">
          <w:delText xml:space="preserve">on </w:delText>
        </w:r>
      </w:del>
      <w:ins w:id="489" w:author="Selamoglu, Handan" w:date="2016-04-11T15:54:00Z">
        <w:r w:rsidR="002E7642">
          <w:t xml:space="preserve">at </w:t>
        </w:r>
      </w:ins>
      <w:r>
        <w:t>the bottom of the screen if you agree with the End User License Agreement</w:t>
      </w:r>
      <w:ins w:id="490" w:author="Selamoglu, Handan" w:date="2016-04-11T15:53:00Z">
        <w:r w:rsidR="002E7642">
          <w:t>, and then choose</w:t>
        </w:r>
      </w:ins>
      <w:del w:id="491" w:author="Selamoglu, Handan" w:date="2016-04-11T15:53:00Z">
        <w:r w:rsidDel="002E7642">
          <w:delText>. Then</w:delText>
        </w:r>
      </w:del>
      <w:r w:rsidR="004C16D8">
        <w:t xml:space="preserve"> </w:t>
      </w:r>
      <w:r w:rsidR="004C16D8" w:rsidRPr="002E7642">
        <w:rPr>
          <w:b/>
        </w:rPr>
        <w:t>Submit</w:t>
      </w:r>
      <w:r w:rsidR="004C16D8">
        <w:t>.</w:t>
      </w:r>
    </w:p>
    <w:p w14:paraId="7073A72E" w14:textId="1DA30B57" w:rsidR="00C3197E" w:rsidRDefault="00463CC3" w:rsidP="00F93D3B">
      <w:pPr>
        <w:pStyle w:val="Heading2"/>
      </w:pPr>
      <w:bookmarkStart w:id="492" w:name="_Toc448217049"/>
      <w:r>
        <w:t xml:space="preserve">Step 5. </w:t>
      </w:r>
      <w:r w:rsidR="00815DEF">
        <w:t>Configur</w:t>
      </w:r>
      <w:ins w:id="493" w:author="Selamoglu, Handan" w:date="2016-04-11T17:00:00Z">
        <w:r w:rsidR="00E03C3B">
          <w:t>e</w:t>
        </w:r>
      </w:ins>
      <w:del w:id="494" w:author="Selamoglu, Handan" w:date="2016-04-11T17:00:00Z">
        <w:r w:rsidR="00815DEF" w:rsidDel="00E03C3B">
          <w:delText>ing</w:delText>
        </w:r>
      </w:del>
      <w:r w:rsidR="00815DEF">
        <w:t xml:space="preserve"> </w:t>
      </w:r>
      <w:r w:rsidR="00252739">
        <w:t>Ansible Tower</w:t>
      </w:r>
      <w:r w:rsidR="00815DEF">
        <w:t xml:space="preserve"> with EC2 </w:t>
      </w:r>
      <w:ins w:id="495" w:author="Selamoglu, Handan" w:date="2016-04-11T17:00:00Z">
        <w:r w:rsidR="00E03C3B">
          <w:t>I</w:t>
        </w:r>
      </w:ins>
      <w:del w:id="496" w:author="Selamoglu, Handan" w:date="2016-04-11T17:00:00Z">
        <w:r w:rsidR="00815DEF" w:rsidDel="00E03C3B">
          <w:delText>i</w:delText>
        </w:r>
      </w:del>
      <w:r w:rsidR="00815DEF">
        <w:t>ntegration</w:t>
      </w:r>
      <w:r w:rsidR="00E03C3B">
        <w:rPr>
          <w:rStyle w:val="CommentReference"/>
          <w:rFonts w:ascii="Georgia" w:eastAsia="Times New Roman" w:hAnsi="Georgia" w:cs="Times New Roman"/>
          <w:bCs w:val="0"/>
          <w:color w:val="212120"/>
        </w:rPr>
        <w:commentReference w:id="497"/>
      </w:r>
      <w:bookmarkEnd w:id="492"/>
    </w:p>
    <w:p w14:paraId="4FAF15CB" w14:textId="318BFA1B" w:rsidR="00815DEF" w:rsidRDefault="00815DEF" w:rsidP="00B566F2">
      <w:pPr>
        <w:spacing w:before="140"/>
      </w:pPr>
      <w:r>
        <w:t>In this step</w:t>
      </w:r>
      <w:ins w:id="498" w:author="Selamoglu, Handan" w:date="2016-04-11T16:02:00Z">
        <w:r w:rsidR="00B566F2">
          <w:t>,</w:t>
        </w:r>
      </w:ins>
      <w:r>
        <w:t xml:space="preserve"> we are going to </w:t>
      </w:r>
      <w:del w:id="499" w:author="Selamoglu, Handan" w:date="2016-04-11T18:00:00Z">
        <w:r w:rsidDel="00991D97">
          <w:delText xml:space="preserve">setup the basics needed to </w:delText>
        </w:r>
      </w:del>
      <w:r>
        <w:t>configure</w:t>
      </w:r>
      <w:ins w:id="500" w:author="Selamoglu, Handan" w:date="2016-04-12T09:21:00Z">
        <w:r w:rsidR="007E7939">
          <w:t xml:space="preserve"> </w:t>
        </w:r>
      </w:ins>
      <w:ins w:id="501" w:author="Selamoglu, Handan" w:date="2016-04-11T18:00:00Z">
        <w:r w:rsidR="00991D97">
          <w:t xml:space="preserve">Ansible Tower </w:t>
        </w:r>
      </w:ins>
      <w:ins w:id="502" w:author="Selamoglu, Handan" w:date="2016-04-11T18:01:00Z">
        <w:r w:rsidR="00991D97">
          <w:t>with</w:t>
        </w:r>
      </w:ins>
      <w:r>
        <w:t xml:space="preserve"> </w:t>
      </w:r>
      <w:ins w:id="503" w:author="Selamoglu, Handan" w:date="2016-04-11T16:02:00Z">
        <w:r w:rsidR="00B566F2">
          <w:t xml:space="preserve">Amazon </w:t>
        </w:r>
      </w:ins>
      <w:r>
        <w:t>EC2 integration</w:t>
      </w:r>
      <w:ins w:id="504" w:author="Selamoglu, Handan" w:date="2016-04-11T18:01:00Z">
        <w:r w:rsidR="00991D97">
          <w:t>,</w:t>
        </w:r>
      </w:ins>
      <w:del w:id="505" w:author="Selamoglu, Handan" w:date="2016-04-11T18:01:00Z">
        <w:r w:rsidR="000F55E7" w:rsidDel="00991D97">
          <w:delText xml:space="preserve">. </w:delText>
        </w:r>
      </w:del>
      <w:ins w:id="506" w:author="Selamoglu, Handan" w:date="2016-04-11T17:59:00Z">
        <w:r w:rsidR="00991D97">
          <w:t xml:space="preserve"> </w:t>
        </w:r>
      </w:ins>
      <w:ins w:id="507" w:author="Selamoglu, Handan" w:date="2016-04-11T18:01:00Z">
        <w:r w:rsidR="00991D97">
          <w:t>so we can view and manage</w:t>
        </w:r>
      </w:ins>
      <w:ins w:id="508" w:author="Selamoglu, Handan" w:date="2016-04-11T17:59:00Z">
        <w:r w:rsidR="00991D97">
          <w:t xml:space="preserve"> Ec2 instances </w:t>
        </w:r>
      </w:ins>
      <w:ins w:id="509" w:author="Selamoglu, Handan" w:date="2016-04-11T18:01:00Z">
        <w:r w:rsidR="00991D97">
          <w:t xml:space="preserve">in the Ansible Tower </w:t>
        </w:r>
      </w:ins>
      <w:ins w:id="510" w:author="Selamoglu, Handan" w:date="2016-04-11T17:59:00Z">
        <w:r w:rsidR="00991D97">
          <w:t>dashboard.</w:t>
        </w:r>
      </w:ins>
      <w:ins w:id="511" w:author="Selamoglu, Handan" w:date="2016-04-12T09:21:00Z">
        <w:r w:rsidR="007E7939">
          <w:t xml:space="preserve"> </w:t>
        </w:r>
      </w:ins>
      <w:r w:rsidR="000F55E7">
        <w:t>F</w:t>
      </w:r>
      <w:r>
        <w:t xml:space="preserve">or </w:t>
      </w:r>
      <w:del w:id="512" w:author="Selamoglu, Handan" w:date="2016-04-11T18:02:00Z">
        <w:r w:rsidDel="00991D97">
          <w:delText xml:space="preserve">the full </w:delText>
        </w:r>
      </w:del>
      <w:del w:id="513" w:author="Selamoglu, Handan" w:date="2016-04-11T16:02:00Z">
        <w:r w:rsidDel="00B566F2">
          <w:delText xml:space="preserve">Tower </w:delText>
        </w:r>
      </w:del>
      <w:del w:id="514" w:author="Selamoglu, Handan" w:date="2016-04-11T18:02:00Z">
        <w:r w:rsidDel="00991D97">
          <w:delText>configuration procedures and</w:delText>
        </w:r>
      </w:del>
      <w:ins w:id="515" w:author="Selamoglu, Handan" w:date="2016-04-11T18:02:00Z">
        <w:r w:rsidR="00991D97">
          <w:t>complete</w:t>
        </w:r>
      </w:ins>
      <w:r>
        <w:t xml:space="preserve"> information </w:t>
      </w:r>
      <w:del w:id="516" w:author="Selamoglu, Handan" w:date="2016-04-11T18:02:00Z">
        <w:r w:rsidDel="00991D97">
          <w:delText xml:space="preserve">on </w:delText>
        </w:r>
      </w:del>
      <w:ins w:id="517" w:author="Selamoglu, Handan" w:date="2016-04-11T18:02:00Z">
        <w:r w:rsidR="00991D97">
          <w:t xml:space="preserve">about </w:t>
        </w:r>
      </w:ins>
      <w:r>
        <w:t>how you can set</w:t>
      </w:r>
      <w:ins w:id="518" w:author="Selamoglu, Handan" w:date="2016-04-11T16:02:00Z">
        <w:r w:rsidR="00B566F2">
          <w:t xml:space="preserve"> </w:t>
        </w:r>
      </w:ins>
      <w:r>
        <w:t xml:space="preserve">up </w:t>
      </w:r>
      <w:ins w:id="519" w:author="Selamoglu, Handan" w:date="2016-04-11T16:02:00Z">
        <w:r w:rsidR="00B566F2">
          <w:t>o</w:t>
        </w:r>
      </w:ins>
      <w:del w:id="520" w:author="Selamoglu, Handan" w:date="2016-04-11T16:02:00Z">
        <w:r w:rsidDel="00B566F2">
          <w:delText>O</w:delText>
        </w:r>
      </w:del>
      <w:r>
        <w:t xml:space="preserve">rganizations, </w:t>
      </w:r>
      <w:ins w:id="521" w:author="Selamoglu, Handan" w:date="2016-04-11T16:03:00Z">
        <w:r w:rsidR="00B566F2">
          <w:t>t</w:t>
        </w:r>
      </w:ins>
      <w:del w:id="522" w:author="Selamoglu, Handan" w:date="2016-04-11T16:03:00Z">
        <w:r w:rsidDel="00B566F2">
          <w:delText>T</w:delText>
        </w:r>
      </w:del>
      <w:r>
        <w:t>eams</w:t>
      </w:r>
      <w:ins w:id="523" w:author="Selamoglu, Handan" w:date="2016-04-11T16:03:00Z">
        <w:r w:rsidR="00B566F2">
          <w:t>,</w:t>
        </w:r>
      </w:ins>
      <w:r>
        <w:t xml:space="preserve"> and </w:t>
      </w:r>
      <w:ins w:id="524" w:author="Selamoglu, Handan" w:date="2016-04-11T16:03:00Z">
        <w:r w:rsidR="00B566F2">
          <w:t>p</w:t>
        </w:r>
      </w:ins>
      <w:del w:id="525" w:author="Selamoglu, Handan" w:date="2016-04-11T16:03:00Z">
        <w:r w:rsidDel="00B566F2">
          <w:delText>P</w:delText>
        </w:r>
      </w:del>
      <w:r>
        <w:t>rojects</w:t>
      </w:r>
      <w:ins w:id="526" w:author="Selamoglu, Handan" w:date="2016-04-11T18:02:00Z">
        <w:r w:rsidR="00991D97">
          <w:t xml:space="preserve"> in Ansible Tower</w:t>
        </w:r>
      </w:ins>
      <w:ins w:id="527" w:author="Selamoglu, Handan" w:date="2016-04-11T16:03:00Z">
        <w:r w:rsidR="00B566F2">
          <w:t>,</w:t>
        </w:r>
      </w:ins>
      <w:r>
        <w:t xml:space="preserve"> </w:t>
      </w:r>
      <w:del w:id="528" w:author="Selamoglu, Handan" w:date="2016-04-11T16:03:00Z">
        <w:r w:rsidDel="00B566F2">
          <w:delText xml:space="preserve">please </w:delText>
        </w:r>
      </w:del>
      <w:r>
        <w:t xml:space="preserve">see the </w:t>
      </w:r>
      <w:ins w:id="529" w:author="Selamoglu, Handan" w:date="2016-04-11T16:03:00Z">
        <w:r w:rsidR="00B566F2">
          <w:fldChar w:fldCharType="begin"/>
        </w:r>
        <w:r w:rsidR="00B566F2">
          <w:instrText xml:space="preserve"> HYPERLINK "http://docs.ansible.com/ansible-tower/2.2.0/html/userguide/" </w:instrText>
        </w:r>
        <w:r w:rsidR="00B566F2">
          <w:fldChar w:fldCharType="separate"/>
        </w:r>
        <w:r w:rsidRPr="00B566F2">
          <w:rPr>
            <w:rStyle w:val="Hyperlink"/>
          </w:rPr>
          <w:t xml:space="preserve">Ansible </w:t>
        </w:r>
        <w:r w:rsidR="00B566F2" w:rsidRPr="00B566F2">
          <w:rPr>
            <w:rStyle w:val="Hyperlink"/>
          </w:rPr>
          <w:t>Tower U</w:t>
        </w:r>
        <w:del w:id="530" w:author="Selamoglu, Handan" w:date="2016-04-11T16:03:00Z">
          <w:r w:rsidRPr="00B566F2" w:rsidDel="00B566F2">
            <w:rPr>
              <w:rStyle w:val="Hyperlink"/>
            </w:rPr>
            <w:delText>u</w:delText>
          </w:r>
        </w:del>
        <w:r w:rsidRPr="00B566F2">
          <w:rPr>
            <w:rStyle w:val="Hyperlink"/>
          </w:rPr>
          <w:t xml:space="preserve">ser </w:t>
        </w:r>
        <w:r w:rsidR="00B566F2" w:rsidRPr="00B566F2">
          <w:rPr>
            <w:rStyle w:val="Hyperlink"/>
          </w:rPr>
          <w:t>G</w:t>
        </w:r>
        <w:del w:id="531" w:author="Selamoglu, Handan" w:date="2016-04-11T16:03:00Z">
          <w:r w:rsidRPr="00B566F2" w:rsidDel="00B566F2">
            <w:rPr>
              <w:rStyle w:val="Hyperlink"/>
            </w:rPr>
            <w:delText>g</w:delText>
          </w:r>
        </w:del>
        <w:r w:rsidRPr="00B566F2">
          <w:rPr>
            <w:rStyle w:val="Hyperlink"/>
          </w:rPr>
          <w:t>uide</w:t>
        </w:r>
        <w:r w:rsidR="00B566F2">
          <w:fldChar w:fldCharType="end"/>
        </w:r>
        <w:r w:rsidR="00B566F2">
          <w:t>.</w:t>
        </w:r>
      </w:ins>
      <w:del w:id="532" w:author="Selamoglu, Handan" w:date="2016-04-11T16:03:00Z">
        <w:r w:rsidDel="00B566F2">
          <w:delText xml:space="preserve"> at this link </w:delText>
        </w:r>
        <w:r w:rsidR="00C65F20" w:rsidDel="00B566F2">
          <w:fldChar w:fldCharType="begin"/>
        </w:r>
        <w:r w:rsidR="00C65F20" w:rsidDel="00B566F2">
          <w:delInstrText xml:space="preserve"> HYPERLINK "http://docs.ansible.com/ansible-tower/2.2.0/html/userguide/" </w:delInstrText>
        </w:r>
        <w:r w:rsidR="00C65F20" w:rsidDel="00B566F2">
          <w:fldChar w:fldCharType="separate"/>
        </w:r>
        <w:r w:rsidRPr="00011FAB" w:rsidDel="00B566F2">
          <w:rPr>
            <w:rStyle w:val="Hyperlink"/>
          </w:rPr>
          <w:delText>http://docs.ansible.com/ansible-tower/2.2.0/html/userguide/</w:delText>
        </w:r>
        <w:r w:rsidR="00C65F20" w:rsidDel="00B566F2">
          <w:rPr>
            <w:rStyle w:val="Hyperlink"/>
          </w:rPr>
          <w:fldChar w:fldCharType="end"/>
        </w:r>
      </w:del>
    </w:p>
    <w:p w14:paraId="34743A64" w14:textId="1CB39CB0" w:rsidR="00252739" w:rsidRPr="00252739" w:rsidRDefault="00DF45AD" w:rsidP="00D30880">
      <w:pPr>
        <w:pStyle w:val="ListNumber"/>
        <w:numPr>
          <w:ilvl w:val="0"/>
          <w:numId w:val="16"/>
        </w:numPr>
      </w:pPr>
      <w:ins w:id="533" w:author="Selamoglu, Handan" w:date="2016-04-11T16:09:00Z">
        <w:r>
          <w:t xml:space="preserve">On the Ansible Tower dashboard, choose </w:t>
        </w:r>
      </w:ins>
      <w:ins w:id="534" w:author="Selamoglu, Handan" w:date="2016-04-11T16:10:00Z">
        <w:r>
          <w:t xml:space="preserve">the </w:t>
        </w:r>
      </w:ins>
      <w:ins w:id="535" w:author="Selamoglu, Handan" w:date="2016-04-11T16:13:00Z">
        <w:r>
          <w:rPr>
            <w:noProof/>
          </w:rPr>
          <w:drawing>
            <wp:inline distT="0" distB="0" distL="0" distR="0" wp14:anchorId="30788747" wp14:editId="2F63A4BC">
              <wp:extent cx="210312" cy="1920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312" cy="192024"/>
                      </a:xfrm>
                      <a:prstGeom prst="rect">
                        <a:avLst/>
                      </a:prstGeom>
                    </pic:spPr>
                  </pic:pic>
                </a:graphicData>
              </a:graphic>
            </wp:inline>
          </w:drawing>
        </w:r>
        <w:r>
          <w:t xml:space="preserve"> </w:t>
        </w:r>
      </w:ins>
      <w:ins w:id="536" w:author="Selamoglu, Handan" w:date="2016-04-11T16:10:00Z">
        <w:r>
          <w:t xml:space="preserve">button </w:t>
        </w:r>
      </w:ins>
      <w:ins w:id="537" w:author="Selamoglu, Handan" w:date="2016-04-11T16:11:00Z">
        <w:r>
          <w:t xml:space="preserve">in the upper-right corner </w:t>
        </w:r>
      </w:ins>
      <w:ins w:id="538" w:author="Selamoglu, Handan" w:date="2016-04-11T16:10:00Z">
        <w:r>
          <w:t>to open the setup screen.</w:t>
        </w:r>
      </w:ins>
      <w:del w:id="539" w:author="Selamoglu, Handan" w:date="2016-04-11T16:11:00Z">
        <w:r w:rsidR="00252739" w:rsidDel="00DF45AD">
          <w:delText xml:space="preserve">Click on the </w:delText>
        </w:r>
        <w:r w:rsidR="00815DEF" w:rsidDel="00DF45AD">
          <w:delText>wrench and screwdriver icon to navigate to the setup UI</w:delText>
        </w:r>
      </w:del>
    </w:p>
    <w:p w14:paraId="4EAB8FD3" w14:textId="77777777" w:rsidR="00252739" w:rsidRPr="00252739" w:rsidRDefault="00252739" w:rsidP="00252739"/>
    <w:p w14:paraId="70F6C364" w14:textId="77777777" w:rsidR="00815DEF" w:rsidRDefault="00252739" w:rsidP="00596E37">
      <w:pPr>
        <w:pStyle w:val="Picture"/>
      </w:pPr>
      <w:r w:rsidRPr="009A6376">
        <w:rPr>
          <w:noProof/>
        </w:rPr>
        <w:drawing>
          <wp:inline distT="0" distB="0" distL="0" distR="0" wp14:anchorId="080A0DAC" wp14:editId="6F67D260">
            <wp:extent cx="5118735" cy="292377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8735" cy="2923773"/>
                    </a:xfrm>
                    <a:prstGeom prst="rect">
                      <a:avLst/>
                    </a:prstGeom>
                  </pic:spPr>
                </pic:pic>
              </a:graphicData>
            </a:graphic>
          </wp:inline>
        </w:drawing>
      </w:r>
    </w:p>
    <w:p w14:paraId="1B4EDCA8" w14:textId="3B73D1E7" w:rsidR="00596E37" w:rsidRPr="00596E37" w:rsidRDefault="00596E37" w:rsidP="00596E37">
      <w:pPr>
        <w:pStyle w:val="Caption"/>
      </w:pPr>
      <w:ins w:id="540" w:author="Selamoglu, Handan" w:date="2016-04-11T16:14:00Z">
        <w:r>
          <w:t>Figure 13: Ansible Tower Dashboard</w:t>
        </w:r>
      </w:ins>
    </w:p>
    <w:p w14:paraId="06D26C87" w14:textId="77777777" w:rsidR="00596E37" w:rsidRPr="00596E37" w:rsidRDefault="00815DEF" w:rsidP="00596E37">
      <w:pPr>
        <w:pStyle w:val="ListNumber"/>
        <w:rPr>
          <w:rFonts w:ascii="Times New Roman" w:hAnsi="Times New Roman"/>
        </w:rPr>
      </w:pPr>
      <w:del w:id="541" w:author="Selamoglu, Handan" w:date="2016-04-11T16:17:00Z">
        <w:r w:rsidDel="00596E37">
          <w:delText>Click on</w:delText>
        </w:r>
      </w:del>
      <w:ins w:id="542" w:author="Selamoglu, Handan" w:date="2016-04-11T16:17:00Z">
        <w:r w:rsidR="00596E37">
          <w:t>Choose</w:t>
        </w:r>
      </w:ins>
      <w:r>
        <w:t xml:space="preserve"> </w:t>
      </w:r>
      <w:r w:rsidRPr="00596E37">
        <w:rPr>
          <w:b/>
        </w:rPr>
        <w:t>Credentials</w:t>
      </w:r>
      <w:ins w:id="543" w:author="Selamoglu, Handan" w:date="2016-04-11T16:17:00Z">
        <w:r w:rsidR="00596E37">
          <w:t xml:space="preserve">, and then choose the </w:t>
        </w:r>
      </w:ins>
      <w:ins w:id="544" w:author="Selamoglu, Handan" w:date="2016-04-11T16:18:00Z">
        <w:r w:rsidR="00596E37" w:rsidRPr="009A6376">
          <w:rPr>
            <w:noProof/>
          </w:rPr>
          <w:drawing>
            <wp:inline distT="0" distB="0" distL="0" distR="0" wp14:anchorId="3B3D2F31" wp14:editId="35483C19">
              <wp:extent cx="253365" cy="2624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 cy="262414"/>
                      </a:xfrm>
                      <a:prstGeom prst="rect">
                        <a:avLst/>
                      </a:prstGeom>
                    </pic:spPr>
                  </pic:pic>
                </a:graphicData>
              </a:graphic>
            </wp:inline>
          </w:drawing>
        </w:r>
        <w:r w:rsidR="00596E37">
          <w:t xml:space="preserve"> button to create a new credential.</w:t>
        </w:r>
      </w:ins>
    </w:p>
    <w:p w14:paraId="6F64AB5A" w14:textId="59E215C3" w:rsidR="00815DEF" w:rsidRPr="00815DEF" w:rsidRDefault="00596E37" w:rsidP="00596E37">
      <w:pPr>
        <w:pStyle w:val="ListNumber"/>
        <w:rPr>
          <w:rFonts w:ascii="Times New Roman" w:hAnsi="Times New Roman"/>
        </w:rPr>
      </w:pPr>
      <w:ins w:id="545" w:author="Selamoglu, Handan" w:date="2016-04-11T16:19:00Z">
        <w:r>
          <w:t>Enter the credential details</w:t>
        </w:r>
      </w:ins>
      <w:ins w:id="546" w:author="Selamoglu, Handan" w:date="2016-04-11T16:23:00Z">
        <w:r>
          <w:t>, as shown in Figure 14</w:t>
        </w:r>
      </w:ins>
      <w:ins w:id="547" w:author="Selamoglu, Handan" w:date="2016-04-11T16:19:00Z">
        <w:r>
          <w:t>:</w:t>
        </w:r>
      </w:ins>
      <w:r w:rsidR="00815DEF">
        <w:t xml:space="preserve"> </w:t>
      </w:r>
    </w:p>
    <w:p w14:paraId="32E2D2A7" w14:textId="58F17B67" w:rsidR="00815DEF" w:rsidDel="00596E37" w:rsidRDefault="00815DEF" w:rsidP="00815DEF">
      <w:pPr>
        <w:pStyle w:val="ListParagraph"/>
        <w:spacing w:line="280" w:lineRule="atLeast"/>
        <w:ind w:left="720"/>
        <w:rPr>
          <w:del w:id="548" w:author="Selamoglu, Handan" w:date="2016-04-11T16:19:00Z"/>
        </w:rPr>
      </w:pPr>
      <w:del w:id="549" w:author="Selamoglu, Handan" w:date="2016-04-11T16:19:00Z">
        <w:r w:rsidDel="00596E37">
          <w:lastRenderedPageBreak/>
          <w:delText xml:space="preserve">Then click on the blue plus </w:delText>
        </w:r>
        <w:r w:rsidRPr="009A6376" w:rsidDel="00596E37">
          <w:rPr>
            <w:noProof/>
          </w:rPr>
          <w:drawing>
            <wp:inline distT="0" distB="0" distL="0" distR="0" wp14:anchorId="3957193E" wp14:editId="5D702907">
              <wp:extent cx="253365" cy="2624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 cy="262414"/>
                      </a:xfrm>
                      <a:prstGeom prst="rect">
                        <a:avLst/>
                      </a:prstGeom>
                    </pic:spPr>
                  </pic:pic>
                </a:graphicData>
              </a:graphic>
            </wp:inline>
          </w:drawing>
        </w:r>
      </w:del>
    </w:p>
    <w:p w14:paraId="418DBCE0" w14:textId="59BF7F51" w:rsidR="00815DEF" w:rsidRDefault="00815DEF" w:rsidP="00596E37">
      <w:pPr>
        <w:pStyle w:val="ListNumber2"/>
      </w:pPr>
      <w:r>
        <w:t xml:space="preserve">Provide a </w:t>
      </w:r>
      <w:r w:rsidRPr="00815DEF">
        <w:rPr>
          <w:b/>
        </w:rPr>
        <w:t>Name</w:t>
      </w:r>
      <w:r>
        <w:t xml:space="preserve"> and </w:t>
      </w:r>
      <w:ins w:id="550" w:author="Selamoglu, Handan" w:date="2016-04-11T16:19:00Z">
        <w:r w:rsidR="00596E37" w:rsidRPr="00596E37">
          <w:rPr>
            <w:b/>
          </w:rPr>
          <w:t>D</w:t>
        </w:r>
      </w:ins>
      <w:del w:id="551" w:author="Selamoglu, Handan" w:date="2016-04-11T16:19:00Z">
        <w:r w:rsidRPr="00596E37" w:rsidDel="00596E37">
          <w:rPr>
            <w:b/>
          </w:rPr>
          <w:delText>d</w:delText>
        </w:r>
      </w:del>
      <w:r w:rsidRPr="00596E37">
        <w:rPr>
          <w:b/>
        </w:rPr>
        <w:t>escription</w:t>
      </w:r>
      <w:ins w:id="552" w:author="Selamoglu, Handan" w:date="2016-04-11T16:19:00Z">
        <w:r w:rsidR="00596E37">
          <w:t>.</w:t>
        </w:r>
      </w:ins>
    </w:p>
    <w:p w14:paraId="2911134A" w14:textId="0F6D348A" w:rsidR="00596E37" w:rsidRDefault="00596E37" w:rsidP="00596E37">
      <w:pPr>
        <w:pStyle w:val="ListNumber2"/>
      </w:pPr>
      <w:ins w:id="553" w:author="Selamoglu, Handan" w:date="2016-04-11T16:20:00Z">
        <w:r>
          <w:t xml:space="preserve">Leave </w:t>
        </w:r>
        <w:r w:rsidRPr="00596E37">
          <w:rPr>
            <w:b/>
          </w:rPr>
          <w:t>User</w:t>
        </w:r>
        <w:r>
          <w:t xml:space="preserve"> selected as the owner type.</w:t>
        </w:r>
      </w:ins>
    </w:p>
    <w:p w14:paraId="460D6351" w14:textId="368B1929" w:rsidR="00815DEF" w:rsidRDefault="00815DEF" w:rsidP="00596E37">
      <w:pPr>
        <w:pStyle w:val="ListNumber2"/>
      </w:pPr>
      <w:r>
        <w:t xml:space="preserve">Select </w:t>
      </w:r>
      <w:r w:rsidRPr="00596E37">
        <w:rPr>
          <w:b/>
        </w:rPr>
        <w:t>admin</w:t>
      </w:r>
      <w:r>
        <w:t xml:space="preserve"> </w:t>
      </w:r>
      <w:del w:id="554" w:author="Selamoglu, Handan" w:date="2016-04-11T16:22:00Z">
        <w:r w:rsidDel="00596E37">
          <w:delText xml:space="preserve">from </w:delText>
        </w:r>
        <w:r w:rsidDel="00596E37">
          <w:rPr>
            <w:rFonts w:ascii="Helvetica" w:hAnsi="Helvetica"/>
            <w:b/>
            <w:bCs/>
            <w:color w:val="171717"/>
            <w:sz w:val="21"/>
            <w:szCs w:val="21"/>
            <w:shd w:val="clear" w:color="auto" w:fill="FFFFFF"/>
          </w:rPr>
          <w:delText>User that owns this credential</w:delText>
        </w:r>
      </w:del>
      <w:ins w:id="555" w:author="Selamoglu, Handan" w:date="2016-04-11T16:22:00Z">
        <w:r w:rsidR="00596E37">
          <w:t>as the credential owner.</w:t>
        </w:r>
      </w:ins>
    </w:p>
    <w:p w14:paraId="6A696347" w14:textId="281E6774" w:rsidR="00815DEF" w:rsidRDefault="00815DEF" w:rsidP="00596E37">
      <w:pPr>
        <w:pStyle w:val="ListNumber2"/>
      </w:pPr>
      <w:del w:id="556" w:author="Selamoglu, Handan" w:date="2016-04-11T16:22:00Z">
        <w:r w:rsidDel="00596E37">
          <w:delText xml:space="preserve">Click Type and </w:delText>
        </w:r>
      </w:del>
      <w:r w:rsidRPr="00596E37">
        <w:t>Choose</w:t>
      </w:r>
      <w:r w:rsidRPr="00815DEF">
        <w:rPr>
          <w:b/>
        </w:rPr>
        <w:t xml:space="preserve"> Amazon Web Services</w:t>
      </w:r>
      <w:ins w:id="557" w:author="Selamoglu, Handan" w:date="2016-04-11T16:22:00Z">
        <w:r w:rsidR="00596E37">
          <w:t xml:space="preserve"> as</w:t>
        </w:r>
      </w:ins>
      <w:ins w:id="558" w:author="Selamoglu, Handan" w:date="2016-04-12T09:22:00Z">
        <w:r w:rsidR="007E7939">
          <w:t xml:space="preserve"> the</w:t>
        </w:r>
      </w:ins>
      <w:ins w:id="559" w:author="Selamoglu, Handan" w:date="2016-04-11T16:22:00Z">
        <w:r w:rsidR="00596E37">
          <w:t xml:space="preserve"> credential type.</w:t>
        </w:r>
      </w:ins>
    </w:p>
    <w:p w14:paraId="681289FC" w14:textId="41C12118" w:rsidR="00815DEF" w:rsidRDefault="00815DEF" w:rsidP="00596E37">
      <w:pPr>
        <w:pStyle w:val="ListNumber2"/>
        <w:rPr>
          <w:b/>
        </w:rPr>
      </w:pPr>
      <w:r>
        <w:t>Enter you</w:t>
      </w:r>
      <w:ins w:id="560" w:author="Selamoglu, Handan" w:date="2016-04-11T16:23:00Z">
        <w:r w:rsidR="00596E37">
          <w:t>r</w:t>
        </w:r>
      </w:ins>
      <w:r>
        <w:t xml:space="preserve"> </w:t>
      </w:r>
      <w:r w:rsidRPr="00815DEF">
        <w:rPr>
          <w:b/>
        </w:rPr>
        <w:t>Access Key</w:t>
      </w:r>
      <w:r>
        <w:t xml:space="preserve"> and </w:t>
      </w:r>
      <w:r w:rsidRPr="00815DEF">
        <w:rPr>
          <w:b/>
        </w:rPr>
        <w:t>Secret Key</w:t>
      </w:r>
      <w:ins w:id="561" w:author="Selamoglu, Handan" w:date="2016-04-11T16:23:00Z">
        <w:r w:rsidR="00596E37" w:rsidRPr="00596E37">
          <w:t>.</w:t>
        </w:r>
      </w:ins>
    </w:p>
    <w:p w14:paraId="47A72EF0" w14:textId="233C42F9" w:rsidR="00815DEF" w:rsidRPr="00596E37" w:rsidRDefault="00815DEF" w:rsidP="007E7939">
      <w:pPr>
        <w:pStyle w:val="ListNumber2"/>
        <w:spacing w:after="280"/>
      </w:pPr>
      <w:del w:id="562" w:author="Selamoglu, Handan" w:date="2016-04-11T16:23:00Z">
        <w:r w:rsidDel="00596E37">
          <w:delText xml:space="preserve">Click </w:delText>
        </w:r>
      </w:del>
      <w:ins w:id="563" w:author="Selamoglu, Handan" w:date="2016-04-11T16:23:00Z">
        <w:r w:rsidR="00596E37">
          <w:t xml:space="preserve">Choose </w:t>
        </w:r>
      </w:ins>
      <w:r>
        <w:rPr>
          <w:b/>
        </w:rPr>
        <w:t>Save</w:t>
      </w:r>
      <w:ins w:id="564" w:author="Selamoglu, Handan" w:date="2016-04-11T16:23:00Z">
        <w:r w:rsidR="00596E37" w:rsidRPr="00596E37">
          <w:t>.</w:t>
        </w:r>
      </w:ins>
    </w:p>
    <w:p w14:paraId="021D3488" w14:textId="5BEE28D7" w:rsidR="00815DEF" w:rsidRDefault="00815DEF" w:rsidP="00596E37">
      <w:pPr>
        <w:pStyle w:val="Picture"/>
      </w:pPr>
      <w:r w:rsidRPr="00815DEF">
        <w:rPr>
          <w:noProof/>
        </w:rPr>
        <w:lastRenderedPageBreak/>
        <w:drawing>
          <wp:inline distT="0" distB="0" distL="0" distR="0" wp14:anchorId="5AA1A45C" wp14:editId="23C84B90">
            <wp:extent cx="6172200" cy="5713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5713095"/>
                    </a:xfrm>
                    <a:prstGeom prst="rect">
                      <a:avLst/>
                    </a:prstGeom>
                  </pic:spPr>
                </pic:pic>
              </a:graphicData>
            </a:graphic>
          </wp:inline>
        </w:drawing>
      </w:r>
    </w:p>
    <w:p w14:paraId="5169B95F" w14:textId="1C018EC2" w:rsidR="00596E37" w:rsidRPr="00596E37" w:rsidRDefault="00596E37" w:rsidP="00C25261">
      <w:pPr>
        <w:pStyle w:val="Caption"/>
        <w:spacing w:after="400"/>
      </w:pPr>
      <w:ins w:id="565" w:author="Selamoglu, Handan" w:date="2016-04-11T16:24:00Z">
        <w:r>
          <w:t xml:space="preserve">Figure 14: Creating a Credential in </w:t>
        </w:r>
        <w:r w:rsidR="00BD67DB">
          <w:t>Ansible Tower</w:t>
        </w:r>
      </w:ins>
    </w:p>
    <w:p w14:paraId="670F5235" w14:textId="6169033D" w:rsidR="00F93D3B" w:rsidRDefault="00F93D3B" w:rsidP="00F93D3B">
      <w:pPr>
        <w:pStyle w:val="Heading2"/>
      </w:pPr>
      <w:bookmarkStart w:id="566" w:name="_Toc448217050"/>
      <w:r>
        <w:t>S</w:t>
      </w:r>
      <w:r w:rsidR="00D32AF8">
        <w:t xml:space="preserve">tep </w:t>
      </w:r>
      <w:ins w:id="567" w:author="Selamoglu, Handan" w:date="2016-04-11T17:19:00Z">
        <w:r w:rsidR="008229E4">
          <w:t>6</w:t>
        </w:r>
      </w:ins>
      <w:del w:id="568" w:author="Selamoglu, Handan" w:date="2016-04-11T17:19:00Z">
        <w:r w:rsidR="00D32AF8" w:rsidDel="008229E4">
          <w:delText>4</w:delText>
        </w:r>
      </w:del>
      <w:r>
        <w:t xml:space="preserve">. </w:t>
      </w:r>
      <w:r w:rsidR="009A6376">
        <w:t xml:space="preserve">Discover and Manage EC2 </w:t>
      </w:r>
      <w:ins w:id="569" w:author="Selamoglu, Handan" w:date="2016-04-11T16:47:00Z">
        <w:r w:rsidR="00EB5CE6">
          <w:t>I</w:t>
        </w:r>
      </w:ins>
      <w:del w:id="570" w:author="Selamoglu, Handan" w:date="2016-04-11T16:47:00Z">
        <w:r w:rsidR="009A6376" w:rsidDel="00EB5CE6">
          <w:delText>i</w:delText>
        </w:r>
      </w:del>
      <w:r w:rsidR="009A6376">
        <w:t>nstance</w:t>
      </w:r>
      <w:ins w:id="571" w:author="Selamoglu, Handan" w:date="2016-04-11T16:48:00Z">
        <w:r w:rsidR="00EB5CE6">
          <w:t>s</w:t>
        </w:r>
      </w:ins>
      <w:r w:rsidR="009A6376">
        <w:t xml:space="preserve"> in Ansible Tower</w:t>
      </w:r>
      <w:bookmarkEnd w:id="566"/>
    </w:p>
    <w:p w14:paraId="441CCAEA" w14:textId="3F669F00" w:rsidR="000F55E7" w:rsidRDefault="000F55E7" w:rsidP="00D30880">
      <w:pPr>
        <w:pStyle w:val="ListNumber"/>
        <w:numPr>
          <w:ilvl w:val="0"/>
          <w:numId w:val="17"/>
        </w:numPr>
        <w:spacing w:before="140"/>
      </w:pPr>
      <w:r>
        <w:t xml:space="preserve">Create an </w:t>
      </w:r>
      <w:ins w:id="572" w:author="Selamoglu, Handan" w:date="2016-04-11T16:48:00Z">
        <w:r w:rsidR="00EB5CE6">
          <w:t>i</w:t>
        </w:r>
      </w:ins>
      <w:del w:id="573" w:author="Selamoglu, Handan" w:date="2016-04-11T16:48:00Z">
        <w:r w:rsidDel="00EB5CE6">
          <w:delText>I</w:delText>
        </w:r>
      </w:del>
      <w:r>
        <w:t>nventory</w:t>
      </w:r>
      <w:commentRangeStart w:id="574"/>
      <w:ins w:id="575" w:author="Selamoglu, Handan" w:date="2016-04-11T16:48:00Z">
        <w:r w:rsidR="00EB5CE6">
          <w:t>:</w:t>
        </w:r>
      </w:ins>
      <w:commentRangeEnd w:id="574"/>
      <w:ins w:id="576" w:author="Selamoglu, Handan" w:date="2016-04-11T16:53:00Z">
        <w:r w:rsidR="00E03C3B">
          <w:rPr>
            <w:rStyle w:val="CommentReference"/>
          </w:rPr>
          <w:commentReference w:id="574"/>
        </w:r>
      </w:ins>
    </w:p>
    <w:p w14:paraId="34B782FF" w14:textId="77450B6D" w:rsidR="009A6376" w:rsidRDefault="000F55E7" w:rsidP="00D30880">
      <w:pPr>
        <w:pStyle w:val="ListNumber2"/>
        <w:numPr>
          <w:ilvl w:val="0"/>
          <w:numId w:val="18"/>
        </w:numPr>
      </w:pPr>
      <w:del w:id="577" w:author="Selamoglu, Handan" w:date="2016-04-11T16:48:00Z">
        <w:r w:rsidDel="00EB5CE6">
          <w:delText xml:space="preserve">Click </w:delText>
        </w:r>
        <w:r w:rsidR="009A6376" w:rsidDel="00EB5CE6">
          <w:delText xml:space="preserve"> on</w:delText>
        </w:r>
      </w:del>
      <w:ins w:id="578" w:author="Selamoglu, Handan" w:date="2016-04-11T16:48:00Z">
        <w:r w:rsidR="00EB5CE6">
          <w:t>On the Ansible Tower dashboard, choose</w:t>
        </w:r>
      </w:ins>
      <w:r w:rsidR="009A6376">
        <w:t xml:space="preserve"> </w:t>
      </w:r>
      <w:r w:rsidR="009A6376" w:rsidRPr="00EB5CE6">
        <w:rPr>
          <w:b/>
        </w:rPr>
        <w:t>Inventories</w:t>
      </w:r>
      <w:ins w:id="579" w:author="Selamoglu, Handan" w:date="2016-04-11T16:48:00Z">
        <w:r w:rsidR="00EB5CE6">
          <w:t>.</w:t>
        </w:r>
      </w:ins>
      <w:del w:id="580" w:author="Selamoglu, Handan" w:date="2016-04-11T16:48:00Z">
        <w:r w:rsidR="009A6376" w:rsidDel="00EB5CE6">
          <w:delText xml:space="preserve"> in the main menu</w:delText>
        </w:r>
      </w:del>
    </w:p>
    <w:p w14:paraId="2190BF2B" w14:textId="3173A28F" w:rsidR="00D6555A" w:rsidRDefault="00D6555A" w:rsidP="00C25261">
      <w:pPr>
        <w:pStyle w:val="ListNumber2"/>
      </w:pPr>
      <w:del w:id="581" w:author="Selamoglu, Handan" w:date="2016-04-11T16:49:00Z">
        <w:r w:rsidDel="00EB5CE6">
          <w:delText>Then c</w:delText>
        </w:r>
        <w:r w:rsidR="009A6376" w:rsidDel="00EB5CE6">
          <w:delText>lick</w:delText>
        </w:r>
      </w:del>
      <w:ins w:id="582" w:author="Selamoglu, Handan" w:date="2016-04-11T16:49:00Z">
        <w:r w:rsidR="00EB5CE6">
          <w:t>Choose</w:t>
        </w:r>
      </w:ins>
      <w:r w:rsidR="009A6376">
        <w:t xml:space="preserve"> the </w:t>
      </w:r>
      <w:ins w:id="583" w:author="Selamoglu, Handan" w:date="2016-04-11T16:49:00Z">
        <w:r w:rsidR="00EB5CE6" w:rsidRPr="009A6376">
          <w:rPr>
            <w:noProof/>
          </w:rPr>
          <w:drawing>
            <wp:inline distT="0" distB="0" distL="0" distR="0" wp14:anchorId="70300BA7" wp14:editId="7E3BF3F5">
              <wp:extent cx="253365" cy="26241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 cy="262414"/>
                      </a:xfrm>
                      <a:prstGeom prst="rect">
                        <a:avLst/>
                      </a:prstGeom>
                    </pic:spPr>
                  </pic:pic>
                </a:graphicData>
              </a:graphic>
            </wp:inline>
          </w:drawing>
        </w:r>
      </w:ins>
      <w:ins w:id="584" w:author="Selamoglu, Handan" w:date="2016-04-12T09:22:00Z">
        <w:r w:rsidR="007E7939">
          <w:t xml:space="preserve"> </w:t>
        </w:r>
      </w:ins>
      <w:del w:id="585" w:author="Selamoglu, Handan" w:date="2016-04-11T16:49:00Z">
        <w:r w:rsidR="009A6376" w:rsidDel="00EB5CE6">
          <w:delText>blue plus sign</w:delText>
        </w:r>
        <w:r w:rsidDel="00EB5CE6">
          <w:delText xml:space="preserve"> </w:delText>
        </w:r>
      </w:del>
      <w:ins w:id="586" w:author="Selamoglu, Handan" w:date="2016-04-11T16:49:00Z">
        <w:r w:rsidR="00EB5CE6">
          <w:t xml:space="preserve">button </w:t>
        </w:r>
      </w:ins>
      <w:r>
        <w:t xml:space="preserve">to </w:t>
      </w:r>
      <w:del w:id="587" w:author="Selamoglu, Handan" w:date="2016-04-11T16:50:00Z">
        <w:r w:rsidDel="00EB5CE6">
          <w:delText>bring up</w:delText>
        </w:r>
      </w:del>
      <w:ins w:id="588" w:author="Selamoglu, Handan" w:date="2016-04-11T16:50:00Z">
        <w:r w:rsidR="00EB5CE6">
          <w:t>open</w:t>
        </w:r>
      </w:ins>
      <w:r>
        <w:t xml:space="preserve"> the </w:t>
      </w:r>
      <w:r w:rsidRPr="00EB5CE6">
        <w:rPr>
          <w:b/>
        </w:rPr>
        <w:t>Create Inventory</w:t>
      </w:r>
      <w:r>
        <w:t xml:space="preserve"> </w:t>
      </w:r>
      <w:del w:id="589" w:author="Selamoglu, Handan" w:date="2016-04-11T16:50:00Z">
        <w:r w:rsidDel="00EB5CE6">
          <w:delText>dialog</w:delText>
        </w:r>
      </w:del>
      <w:ins w:id="590" w:author="Selamoglu, Handan" w:date="2016-04-11T16:50:00Z">
        <w:r w:rsidR="00EB5CE6">
          <w:t>window.</w:t>
        </w:r>
      </w:ins>
      <w:r>
        <w:t xml:space="preserve"> </w:t>
      </w:r>
      <w:r w:rsidR="009A6376">
        <w:t xml:space="preserve"> </w:t>
      </w:r>
      <w:del w:id="591" w:author="Selamoglu, Handan" w:date="2016-04-11T16:49:00Z">
        <w:r w:rsidRPr="009A6376" w:rsidDel="00EB5CE6">
          <w:rPr>
            <w:noProof/>
          </w:rPr>
          <w:drawing>
            <wp:inline distT="0" distB="0" distL="0" distR="0" wp14:anchorId="261AF4AB" wp14:editId="650E6CD7">
              <wp:extent cx="253365" cy="26241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 cy="262414"/>
                      </a:xfrm>
                      <a:prstGeom prst="rect">
                        <a:avLst/>
                      </a:prstGeom>
                    </pic:spPr>
                  </pic:pic>
                </a:graphicData>
              </a:graphic>
            </wp:inline>
          </w:drawing>
        </w:r>
      </w:del>
    </w:p>
    <w:p w14:paraId="05D4E316" w14:textId="65BCFBD8" w:rsidR="00D6555A" w:rsidRDefault="000F55E7" w:rsidP="00C25261">
      <w:pPr>
        <w:pStyle w:val="ListNumber2"/>
      </w:pPr>
      <w:r>
        <w:lastRenderedPageBreak/>
        <w:t xml:space="preserve">Provide a </w:t>
      </w:r>
      <w:ins w:id="592" w:author="Selamoglu, Handan" w:date="2016-04-11T16:51:00Z">
        <w:r w:rsidR="00E03C3B">
          <w:t>n</w:t>
        </w:r>
      </w:ins>
      <w:del w:id="593" w:author="Selamoglu, Handan" w:date="2016-04-11T16:51:00Z">
        <w:r w:rsidDel="00E03C3B">
          <w:delText>N</w:delText>
        </w:r>
      </w:del>
      <w:r>
        <w:t>ame</w:t>
      </w:r>
      <w:ins w:id="594" w:author="Selamoglu, Handan" w:date="2016-04-11T17:06:00Z">
        <w:r w:rsidR="006D536A">
          <w:t xml:space="preserve"> and description</w:t>
        </w:r>
      </w:ins>
      <w:r>
        <w:t xml:space="preserve"> for </w:t>
      </w:r>
      <w:r w:rsidR="00D6555A">
        <w:t xml:space="preserve">the </w:t>
      </w:r>
      <w:ins w:id="595" w:author="Selamoglu, Handan" w:date="2016-04-11T16:52:00Z">
        <w:r w:rsidR="00E03C3B">
          <w:t>d</w:t>
        </w:r>
      </w:ins>
      <w:del w:id="596" w:author="Selamoglu, Handan" w:date="2016-04-11T16:52:00Z">
        <w:r w:rsidR="00D6555A" w:rsidDel="00E03C3B">
          <w:delText>D</w:delText>
        </w:r>
      </w:del>
      <w:r w:rsidR="00D6555A">
        <w:t xml:space="preserve">efault </w:t>
      </w:r>
      <w:ins w:id="597" w:author="Selamoglu, Handan" w:date="2016-04-11T16:52:00Z">
        <w:r w:rsidR="00E03C3B">
          <w:t>o</w:t>
        </w:r>
      </w:ins>
      <w:del w:id="598" w:author="Selamoglu, Handan" w:date="2016-04-11T16:52:00Z">
        <w:r w:rsidR="00D6555A" w:rsidDel="00E03C3B">
          <w:delText>O</w:delText>
        </w:r>
      </w:del>
      <w:r w:rsidR="00D6555A">
        <w:t xml:space="preserve">rganization. Leave the </w:t>
      </w:r>
      <w:r w:rsidR="00D6555A" w:rsidRPr="00E03C3B">
        <w:rPr>
          <w:b/>
        </w:rPr>
        <w:t>Variables</w:t>
      </w:r>
      <w:r w:rsidR="00D6555A">
        <w:t xml:space="preserve"> section </w:t>
      </w:r>
      <w:del w:id="599" w:author="Selamoglu, Handan" w:date="2016-04-12T09:22:00Z">
        <w:r w:rsidR="00D6555A" w:rsidDel="007E7939">
          <w:delText>as i</w:delText>
        </w:r>
      </w:del>
      <w:ins w:id="600" w:author="Selamoglu, Handan" w:date="2016-04-12T09:22:00Z">
        <w:r w:rsidR="007E7939">
          <w:t>unchanged</w:t>
        </w:r>
      </w:ins>
      <w:ins w:id="601" w:author="Selamoglu, Handan" w:date="2016-04-11T16:52:00Z">
        <w:r w:rsidR="00E03C3B">
          <w:t>,</w:t>
        </w:r>
      </w:ins>
      <w:del w:id="602" w:author="Selamoglu, Handan" w:date="2016-04-11T16:52:00Z">
        <w:r w:rsidR="00D6555A" w:rsidDel="00E03C3B">
          <w:delText>t</w:delText>
        </w:r>
      </w:del>
      <w:r w:rsidR="00D6555A">
        <w:t xml:space="preserve"> and </w:t>
      </w:r>
      <w:del w:id="603" w:author="Selamoglu, Handan" w:date="2016-04-11T16:52:00Z">
        <w:r w:rsidR="00D6555A" w:rsidDel="00E03C3B">
          <w:delText xml:space="preserve">click </w:delText>
        </w:r>
      </w:del>
      <w:ins w:id="604" w:author="Selamoglu, Handan" w:date="2016-04-11T16:52:00Z">
        <w:r w:rsidR="00E03C3B">
          <w:t xml:space="preserve">choose </w:t>
        </w:r>
      </w:ins>
      <w:r w:rsidR="00D6555A" w:rsidRPr="00E03C3B">
        <w:rPr>
          <w:b/>
        </w:rPr>
        <w:t>Save</w:t>
      </w:r>
      <w:r w:rsidR="00D6555A">
        <w:t xml:space="preserve"> to create an inventory</w:t>
      </w:r>
      <w:ins w:id="605" w:author="Selamoglu, Handan" w:date="2016-04-11T16:52:00Z">
        <w:r w:rsidR="00E03C3B">
          <w:t>.</w:t>
        </w:r>
      </w:ins>
      <w:r w:rsidR="00D6555A">
        <w:t xml:space="preserve">  </w:t>
      </w:r>
    </w:p>
    <w:p w14:paraId="3339DDEA" w14:textId="77777777" w:rsidR="00D6555A" w:rsidRDefault="00D6555A" w:rsidP="00D6555A">
      <w:pPr>
        <w:pStyle w:val="ListParagraph"/>
        <w:ind w:left="720"/>
      </w:pPr>
    </w:p>
    <w:p w14:paraId="4E032FCD" w14:textId="77777777" w:rsidR="00D6555A" w:rsidRDefault="00D6555A" w:rsidP="00D6555A">
      <w:pPr>
        <w:pStyle w:val="ListParagraph"/>
        <w:ind w:left="720"/>
      </w:pPr>
    </w:p>
    <w:p w14:paraId="1260F50B" w14:textId="4B4F1087" w:rsidR="00D6555A" w:rsidRDefault="009A6376" w:rsidP="00C25261">
      <w:pPr>
        <w:pStyle w:val="Picture"/>
      </w:pPr>
      <w:r w:rsidRPr="009A6376">
        <w:rPr>
          <w:noProof/>
        </w:rPr>
        <w:drawing>
          <wp:inline distT="0" distB="0" distL="0" distR="0" wp14:anchorId="7A72AD30" wp14:editId="020391D2">
            <wp:extent cx="5211788" cy="342894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7507" cy="3439291"/>
                    </a:xfrm>
                    <a:prstGeom prst="rect">
                      <a:avLst/>
                    </a:prstGeom>
                  </pic:spPr>
                </pic:pic>
              </a:graphicData>
            </a:graphic>
          </wp:inline>
        </w:drawing>
      </w:r>
    </w:p>
    <w:p w14:paraId="5B5E8830" w14:textId="62FF1151" w:rsidR="00C25261" w:rsidRPr="00C25261" w:rsidRDefault="00C25261" w:rsidP="00C25261">
      <w:pPr>
        <w:pStyle w:val="Caption"/>
      </w:pPr>
      <w:ins w:id="606" w:author="Selamoglu, Handan" w:date="2016-04-11T16:44:00Z">
        <w:r>
          <w:t>Figure 15:</w:t>
        </w:r>
      </w:ins>
      <w:ins w:id="607" w:author="Selamoglu, Handan" w:date="2016-04-11T16:52:00Z">
        <w:r w:rsidR="00E03C3B">
          <w:t xml:space="preserve"> Creating an Inventory</w:t>
        </w:r>
      </w:ins>
    </w:p>
    <w:p w14:paraId="4167BCA9" w14:textId="3C864E0F" w:rsidR="000F55E7" w:rsidRDefault="00D6555A" w:rsidP="00C25261">
      <w:pPr>
        <w:pStyle w:val="ListNumber"/>
      </w:pPr>
      <w:r>
        <w:t>Next</w:t>
      </w:r>
      <w:ins w:id="608" w:author="Selamoglu, Handan" w:date="2016-04-11T17:03:00Z">
        <w:r w:rsidR="006D536A">
          <w:t>,</w:t>
        </w:r>
      </w:ins>
      <w:r>
        <w:t xml:space="preserve"> </w:t>
      </w:r>
      <w:ins w:id="609" w:author="Selamoglu, Handan" w:date="2016-04-11T17:04:00Z">
        <w:r w:rsidR="006D536A">
          <w:t>c</w:t>
        </w:r>
      </w:ins>
      <w:del w:id="610" w:author="Selamoglu, Handan" w:date="2016-04-11T17:04:00Z">
        <w:r w:rsidDel="006D536A">
          <w:delText>C</w:delText>
        </w:r>
      </w:del>
      <w:r>
        <w:t xml:space="preserve">reate a </w:t>
      </w:r>
      <w:ins w:id="611" w:author="Selamoglu, Handan" w:date="2016-04-11T16:54:00Z">
        <w:r w:rsidR="00E03C3B">
          <w:t>g</w:t>
        </w:r>
      </w:ins>
      <w:bookmarkStart w:id="612" w:name="_GoBack"/>
      <w:del w:id="613" w:author="Selamoglu, Handan" w:date="2016-04-11T16:54:00Z">
        <w:r w:rsidRPr="00D1431F" w:rsidDel="00E03C3B">
          <w:delText>G</w:delText>
        </w:r>
      </w:del>
      <w:r w:rsidRPr="00D1431F">
        <w:t>roup</w:t>
      </w:r>
      <w:bookmarkEnd w:id="612"/>
      <w:ins w:id="614" w:author="Selamoglu, Handan" w:date="2016-04-11T17:04:00Z">
        <w:r w:rsidR="006D536A">
          <w:t>:</w:t>
        </w:r>
      </w:ins>
      <w:r>
        <w:t xml:space="preserve"> </w:t>
      </w:r>
    </w:p>
    <w:p w14:paraId="6B4DA47C" w14:textId="7942F520" w:rsidR="00D6555A" w:rsidRDefault="00D6555A" w:rsidP="00D30880">
      <w:pPr>
        <w:pStyle w:val="ListNumber2"/>
        <w:numPr>
          <w:ilvl w:val="0"/>
          <w:numId w:val="19"/>
        </w:numPr>
      </w:pPr>
      <w:del w:id="615" w:author="Selamoglu, Handan" w:date="2016-04-11T17:04:00Z">
        <w:r w:rsidDel="006D536A">
          <w:delText>Click the Blue plus sign</w:delText>
        </w:r>
      </w:del>
      <w:ins w:id="616" w:author="Selamoglu, Handan" w:date="2016-04-11T17:04:00Z">
        <w:r w:rsidR="006D536A">
          <w:t xml:space="preserve">Choose the </w:t>
        </w:r>
        <w:r w:rsidR="006D536A" w:rsidRPr="009A6376">
          <w:rPr>
            <w:noProof/>
          </w:rPr>
          <w:drawing>
            <wp:inline distT="0" distB="0" distL="0" distR="0" wp14:anchorId="54E4BEC8" wp14:editId="6677D160">
              <wp:extent cx="253365" cy="26241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 cy="262414"/>
                      </a:xfrm>
                      <a:prstGeom prst="rect">
                        <a:avLst/>
                      </a:prstGeom>
                    </pic:spPr>
                  </pic:pic>
                </a:graphicData>
              </a:graphic>
            </wp:inline>
          </w:drawing>
        </w:r>
        <w:r w:rsidR="006D536A">
          <w:t xml:space="preserve"> button</w:t>
        </w:r>
      </w:ins>
      <w:r>
        <w:t xml:space="preserve"> in the </w:t>
      </w:r>
      <w:r w:rsidRPr="006D536A">
        <w:rPr>
          <w:b/>
        </w:rPr>
        <w:t>Group</w:t>
      </w:r>
      <w:ins w:id="617" w:author="Selamoglu, Handan" w:date="2016-04-11T17:04:00Z">
        <w:r w:rsidR="006D536A" w:rsidRPr="006D536A">
          <w:rPr>
            <w:b/>
          </w:rPr>
          <w:t>s</w:t>
        </w:r>
      </w:ins>
      <w:r>
        <w:t xml:space="preserve"> </w:t>
      </w:r>
      <w:ins w:id="618" w:author="Selamoglu, Handan" w:date="2016-04-11T17:04:00Z">
        <w:r w:rsidR="006D536A">
          <w:t>s</w:t>
        </w:r>
      </w:ins>
      <w:del w:id="619" w:author="Selamoglu, Handan" w:date="2016-04-11T17:04:00Z">
        <w:r w:rsidDel="006D536A">
          <w:delText>S</w:delText>
        </w:r>
      </w:del>
      <w:r>
        <w:t>ection</w:t>
      </w:r>
      <w:ins w:id="620" w:author="Selamoglu, Handan" w:date="2016-04-11T17:04:00Z">
        <w:r w:rsidR="006D536A">
          <w:t>.</w:t>
        </w:r>
      </w:ins>
    </w:p>
    <w:p w14:paraId="12558B7C" w14:textId="04C3D025" w:rsidR="00D6555A" w:rsidRDefault="00D6555A" w:rsidP="00C25261">
      <w:pPr>
        <w:pStyle w:val="Picture"/>
      </w:pPr>
      <w:r w:rsidRPr="00D6555A">
        <w:rPr>
          <w:noProof/>
        </w:rPr>
        <w:lastRenderedPageBreak/>
        <w:drawing>
          <wp:inline distT="0" distB="0" distL="0" distR="0" wp14:anchorId="6714C061" wp14:editId="361D5341">
            <wp:extent cx="5118735" cy="24508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9826" cy="2460983"/>
                    </a:xfrm>
                    <a:prstGeom prst="rect">
                      <a:avLst/>
                    </a:prstGeom>
                  </pic:spPr>
                </pic:pic>
              </a:graphicData>
            </a:graphic>
          </wp:inline>
        </w:drawing>
      </w:r>
    </w:p>
    <w:p w14:paraId="354742B2" w14:textId="2E49829C" w:rsidR="00C25261" w:rsidRPr="00C25261" w:rsidRDefault="00C25261" w:rsidP="00C25261">
      <w:pPr>
        <w:pStyle w:val="Caption"/>
      </w:pPr>
      <w:ins w:id="621" w:author="Selamoglu, Handan" w:date="2016-04-11T16:45:00Z">
        <w:r>
          <w:t>Figure 16:</w:t>
        </w:r>
      </w:ins>
      <w:ins w:id="622" w:author="Selamoglu, Handan" w:date="2016-04-11T16:54:00Z">
        <w:r w:rsidR="00E03C3B">
          <w:t xml:space="preserve"> Groups in Ansible Tower</w:t>
        </w:r>
      </w:ins>
    </w:p>
    <w:p w14:paraId="601E6A27" w14:textId="7CD77A87" w:rsidR="00E27FB0" w:rsidRDefault="006D536A" w:rsidP="001A46FF">
      <w:pPr>
        <w:pStyle w:val="ListNumber2"/>
      </w:pPr>
      <w:ins w:id="623" w:author="Selamoglu, Handan" w:date="2016-04-11T17:08:00Z">
        <w:r>
          <w:t xml:space="preserve">In the </w:t>
        </w:r>
        <w:r w:rsidRPr="006D536A">
          <w:rPr>
            <w:b/>
          </w:rPr>
          <w:t>Add Group</w:t>
        </w:r>
        <w:r>
          <w:t xml:space="preserve"> window, </w:t>
        </w:r>
        <w:r w:rsidRPr="006D536A">
          <w:rPr>
            <w:b/>
          </w:rPr>
          <w:t>Properties</w:t>
        </w:r>
        <w:r>
          <w:t xml:space="preserve"> tab, </w:t>
        </w:r>
      </w:ins>
      <w:del w:id="624" w:author="Selamoglu, Handan" w:date="2016-04-11T17:08:00Z">
        <w:r w:rsidR="00E27FB0" w:rsidDel="006D536A">
          <w:delText>P</w:delText>
        </w:r>
      </w:del>
      <w:ins w:id="625" w:author="Selamoglu, Handan" w:date="2016-04-11T17:08:00Z">
        <w:r>
          <w:t>p</w:t>
        </w:r>
      </w:ins>
      <w:r w:rsidR="00E27FB0">
        <w:t xml:space="preserve">rovide a </w:t>
      </w:r>
      <w:ins w:id="626" w:author="Selamoglu, Handan" w:date="2016-04-11T17:05:00Z">
        <w:r>
          <w:t>n</w:t>
        </w:r>
      </w:ins>
      <w:del w:id="627" w:author="Selamoglu, Handan" w:date="2016-04-11T17:05:00Z">
        <w:r w:rsidR="00E27FB0" w:rsidRPr="00E27FB0" w:rsidDel="006D536A">
          <w:delText>N</w:delText>
        </w:r>
      </w:del>
      <w:r w:rsidR="00E27FB0" w:rsidRPr="00E27FB0">
        <w:t>ame</w:t>
      </w:r>
      <w:r w:rsidR="00E27FB0">
        <w:t xml:space="preserve"> and </w:t>
      </w:r>
      <w:ins w:id="628" w:author="Selamoglu, Handan" w:date="2016-04-11T17:05:00Z">
        <w:r>
          <w:t>d</w:t>
        </w:r>
      </w:ins>
      <w:del w:id="629" w:author="Selamoglu, Handan" w:date="2016-04-11T17:05:00Z">
        <w:r w:rsidR="00E27FB0" w:rsidRPr="00E27FB0" w:rsidDel="006D536A">
          <w:delText>D</w:delText>
        </w:r>
      </w:del>
      <w:r w:rsidR="00E27FB0" w:rsidRPr="00E27FB0">
        <w:t>escription</w:t>
      </w:r>
      <w:r w:rsidR="00E27FB0">
        <w:t xml:space="preserve"> </w:t>
      </w:r>
      <w:ins w:id="630" w:author="Selamoglu, Handan" w:date="2016-04-11T17:05:00Z">
        <w:r>
          <w:t>for the group, as shown in Figure 17.</w:t>
        </w:r>
      </w:ins>
      <w:ins w:id="631" w:author="Selamoglu, Handan" w:date="2016-04-11T17:06:00Z">
        <w:r>
          <w:t xml:space="preserve"> </w:t>
        </w:r>
      </w:ins>
      <w:del w:id="632" w:author="Selamoglu, Handan" w:date="2016-04-11T17:06:00Z">
        <w:r w:rsidR="00E27FB0" w:rsidDel="006D536A">
          <w:delText>You can l</w:delText>
        </w:r>
      </w:del>
      <w:ins w:id="633" w:author="Selamoglu, Handan" w:date="2016-04-11T17:06:00Z">
        <w:r>
          <w:t>L</w:t>
        </w:r>
      </w:ins>
      <w:r w:rsidR="00E27FB0">
        <w:t xml:space="preserve">eave the </w:t>
      </w:r>
      <w:r w:rsidR="00E27FB0" w:rsidRPr="006D536A">
        <w:rPr>
          <w:b/>
        </w:rPr>
        <w:t>Variables</w:t>
      </w:r>
      <w:r w:rsidR="00E27FB0">
        <w:t xml:space="preserve"> section </w:t>
      </w:r>
      <w:del w:id="634" w:author="Selamoglu, Handan" w:date="2016-04-12T09:23:00Z">
        <w:r w:rsidR="00E27FB0" w:rsidDel="007E7939">
          <w:delText>as is</w:delText>
        </w:r>
      </w:del>
      <w:ins w:id="635" w:author="Selamoglu, Handan" w:date="2016-04-12T09:23:00Z">
        <w:r w:rsidR="007E7939">
          <w:t>unchanged</w:t>
        </w:r>
      </w:ins>
      <w:ins w:id="636" w:author="Selamoglu, Handan" w:date="2016-04-11T17:06:00Z">
        <w:r>
          <w:t xml:space="preserve">, and then choose </w:t>
        </w:r>
        <w:r w:rsidRPr="006D536A">
          <w:rPr>
            <w:b/>
          </w:rPr>
          <w:t>Save</w:t>
        </w:r>
      </w:ins>
      <w:r w:rsidR="00E27FB0">
        <w:t xml:space="preserve">. </w:t>
      </w:r>
    </w:p>
    <w:p w14:paraId="64692F4A" w14:textId="126A124A" w:rsidR="00E27FB0" w:rsidRDefault="00E27FB0" w:rsidP="00C25261">
      <w:pPr>
        <w:pStyle w:val="Picture"/>
      </w:pPr>
      <w:r w:rsidRPr="00E27FB0">
        <w:rPr>
          <w:noProof/>
        </w:rPr>
        <w:lastRenderedPageBreak/>
        <w:drawing>
          <wp:inline distT="0" distB="0" distL="0" distR="0" wp14:anchorId="0A4C6346" wp14:editId="3FE5F058">
            <wp:extent cx="5575935" cy="7403603"/>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9249" cy="7421281"/>
                    </a:xfrm>
                    <a:prstGeom prst="rect">
                      <a:avLst/>
                    </a:prstGeom>
                  </pic:spPr>
                </pic:pic>
              </a:graphicData>
            </a:graphic>
          </wp:inline>
        </w:drawing>
      </w:r>
    </w:p>
    <w:p w14:paraId="02778449" w14:textId="269913BB" w:rsidR="00C25261" w:rsidRPr="00C25261" w:rsidRDefault="00C25261" w:rsidP="00C25261">
      <w:pPr>
        <w:pStyle w:val="Caption"/>
      </w:pPr>
      <w:ins w:id="637" w:author="Selamoglu, Handan" w:date="2016-04-11T16:45:00Z">
        <w:r>
          <w:t>Figure 17:</w:t>
        </w:r>
      </w:ins>
      <w:ins w:id="638" w:author="Selamoglu, Handan" w:date="2016-04-11T16:54:00Z">
        <w:r w:rsidR="00E03C3B">
          <w:t xml:space="preserve"> Adding a Group</w:t>
        </w:r>
      </w:ins>
      <w:ins w:id="639" w:author="Selamoglu, Handan" w:date="2016-04-11T16:55:00Z">
        <w:r w:rsidR="00E03C3B">
          <w:t xml:space="preserve"> for Amazon EC2</w:t>
        </w:r>
      </w:ins>
    </w:p>
    <w:p w14:paraId="1550D82D" w14:textId="77777777" w:rsidR="00E27FB0" w:rsidRDefault="00E27FB0" w:rsidP="00E27FB0"/>
    <w:p w14:paraId="351C2F56" w14:textId="15787C15" w:rsidR="00E27FB0" w:rsidRDefault="006D536A" w:rsidP="00C25261">
      <w:pPr>
        <w:pStyle w:val="ListNumber"/>
        <w:rPr>
          <w:b/>
        </w:rPr>
      </w:pPr>
      <w:ins w:id="640" w:author="Selamoglu, Handan" w:date="2016-04-11T17:07:00Z">
        <w:r>
          <w:lastRenderedPageBreak/>
          <w:t xml:space="preserve">In the </w:t>
        </w:r>
        <w:r w:rsidRPr="006D536A">
          <w:rPr>
            <w:b/>
          </w:rPr>
          <w:t>Add Group</w:t>
        </w:r>
        <w:r>
          <w:t xml:space="preserve"> window, choose</w:t>
        </w:r>
      </w:ins>
      <w:del w:id="641" w:author="Selamoglu, Handan" w:date="2016-04-11T17:07:00Z">
        <w:r w:rsidR="00E27FB0" w:rsidDel="006D536A">
          <w:delText xml:space="preserve">Click on the second tab labeled </w:delText>
        </w:r>
      </w:del>
      <w:ins w:id="642" w:author="Selamoglu, Handan" w:date="2016-04-11T17:07:00Z">
        <w:r>
          <w:t xml:space="preserve"> the </w:t>
        </w:r>
      </w:ins>
      <w:r w:rsidR="00E27FB0" w:rsidRPr="00E27FB0">
        <w:rPr>
          <w:b/>
        </w:rPr>
        <w:t>Source</w:t>
      </w:r>
      <w:ins w:id="643" w:author="Selamoglu, Handan" w:date="2016-04-11T17:07:00Z">
        <w:r w:rsidRPr="006D536A">
          <w:t xml:space="preserve"> tab</w:t>
        </w:r>
        <w:commentRangeStart w:id="644"/>
        <w:r w:rsidRPr="006D536A">
          <w:t>.</w:t>
        </w:r>
      </w:ins>
      <w:commentRangeEnd w:id="644"/>
      <w:ins w:id="645" w:author="Selamoglu, Handan" w:date="2016-04-11T17:14:00Z">
        <w:r w:rsidR="008229E4">
          <w:rPr>
            <w:rStyle w:val="CommentReference"/>
          </w:rPr>
          <w:commentReference w:id="644"/>
        </w:r>
      </w:ins>
    </w:p>
    <w:p w14:paraId="4D3DBC8E" w14:textId="3D1C9063" w:rsidR="00E27FB0" w:rsidRPr="004150D3" w:rsidRDefault="00E27FB0" w:rsidP="00D30880">
      <w:pPr>
        <w:pStyle w:val="ListNumber2"/>
        <w:numPr>
          <w:ilvl w:val="0"/>
          <w:numId w:val="20"/>
        </w:numPr>
      </w:pPr>
      <w:r>
        <w:t xml:space="preserve">From the </w:t>
      </w:r>
      <w:del w:id="646" w:author="Selamoglu, Handan" w:date="2016-04-11T17:10:00Z">
        <w:r w:rsidDel="006D536A">
          <w:delText xml:space="preserve">dropdown </w:delText>
        </w:r>
      </w:del>
      <w:ins w:id="647" w:author="Selamoglu, Handan" w:date="2016-04-11T17:10:00Z">
        <w:r w:rsidR="006D536A" w:rsidRPr="008229E4">
          <w:rPr>
            <w:b/>
          </w:rPr>
          <w:t>Source</w:t>
        </w:r>
        <w:r w:rsidR="006D536A">
          <w:t xml:space="preserve"> </w:t>
        </w:r>
      </w:ins>
      <w:r>
        <w:t>list</w:t>
      </w:r>
      <w:ins w:id="648" w:author="Selamoglu, Handan" w:date="2016-04-11T17:10:00Z">
        <w:r w:rsidR="006D536A">
          <w:t>,</w:t>
        </w:r>
      </w:ins>
      <w:r>
        <w:t xml:space="preserve"> </w:t>
      </w:r>
      <w:del w:id="649" w:author="Selamoglu, Handan" w:date="2016-04-11T17:10:00Z">
        <w:r w:rsidDel="006D536A">
          <w:delText xml:space="preserve">Click </w:delText>
        </w:r>
      </w:del>
      <w:ins w:id="650" w:author="Selamoglu, Handan" w:date="2016-04-11T17:10:00Z">
        <w:r w:rsidR="006D536A">
          <w:t xml:space="preserve">choose </w:t>
        </w:r>
      </w:ins>
      <w:r w:rsidRPr="00C25261">
        <w:rPr>
          <w:b/>
        </w:rPr>
        <w:t>Amazon EC2</w:t>
      </w:r>
      <w:ins w:id="651" w:author="Selamoglu, Handan" w:date="2016-04-11T17:10:00Z">
        <w:r w:rsidR="006D536A">
          <w:t>.</w:t>
        </w:r>
      </w:ins>
      <w:del w:id="652" w:author="Selamoglu, Handan" w:date="2016-04-11T17:10:00Z">
        <w:r w:rsidDel="006D536A">
          <w:delText xml:space="preserve"> as the </w:delText>
        </w:r>
        <w:r w:rsidRPr="00C25261" w:rsidDel="006D536A">
          <w:rPr>
            <w:b/>
          </w:rPr>
          <w:delText>Source</w:delText>
        </w:r>
      </w:del>
    </w:p>
    <w:p w14:paraId="133EC850" w14:textId="01447225" w:rsidR="004150D3" w:rsidRDefault="004150D3" w:rsidP="00C25261">
      <w:pPr>
        <w:pStyle w:val="ListNumber2"/>
      </w:pPr>
      <w:del w:id="653" w:author="Selamoglu, Handan" w:date="2016-04-11T17:10:00Z">
        <w:r w:rsidDel="006D536A">
          <w:delText>Click on</w:delText>
        </w:r>
      </w:del>
      <w:ins w:id="654" w:author="Selamoglu, Handan" w:date="2016-04-11T17:11:00Z">
        <w:r w:rsidR="008229E4">
          <w:t>For</w:t>
        </w:r>
      </w:ins>
      <w:ins w:id="655" w:author="Selamoglu, Handan" w:date="2016-04-11T17:10:00Z">
        <w:r w:rsidR="006D536A">
          <w:t xml:space="preserve"> </w:t>
        </w:r>
        <w:r w:rsidR="006D536A" w:rsidRPr="008229E4">
          <w:rPr>
            <w:b/>
          </w:rPr>
          <w:t>Cloud Credential</w:t>
        </w:r>
        <w:r w:rsidR="006D536A">
          <w:t>, choose</w:t>
        </w:r>
      </w:ins>
      <w:r>
        <w:t xml:space="preserve"> the magnifying glass</w:t>
      </w:r>
      <w:ins w:id="656" w:author="Selamoglu, Handan" w:date="2016-04-11T17:11:00Z">
        <w:r w:rsidR="006D536A">
          <w:t xml:space="preserve">, </w:t>
        </w:r>
      </w:ins>
      <w:del w:id="657" w:author="Selamoglu, Handan" w:date="2016-04-11T17:11:00Z">
        <w:r w:rsidDel="006D536A">
          <w:delText xml:space="preserve"> </w:delText>
        </w:r>
        <w:r w:rsidR="00DB3E8D" w:rsidDel="006D536A">
          <w:delText xml:space="preserve">under </w:delText>
        </w:r>
        <w:r w:rsidR="00DB3E8D" w:rsidRPr="00DB3E8D" w:rsidDel="006D536A">
          <w:rPr>
            <w:b/>
          </w:rPr>
          <w:delText>Cloud Credentials</w:delText>
        </w:r>
        <w:r w:rsidR="00DB3E8D" w:rsidDel="006D536A">
          <w:delText xml:space="preserve"> </w:delText>
        </w:r>
      </w:del>
      <w:r>
        <w:t>and</w:t>
      </w:r>
      <w:ins w:id="658" w:author="Selamoglu, Handan" w:date="2016-04-11T17:11:00Z">
        <w:r w:rsidR="006D536A">
          <w:t xml:space="preserve"> then</w:t>
        </w:r>
      </w:ins>
      <w:r>
        <w:t xml:space="preserve"> choose </w:t>
      </w:r>
      <w:r w:rsidR="00DB3E8D" w:rsidRPr="00DB3E8D">
        <w:rPr>
          <w:b/>
        </w:rPr>
        <w:t>AWS Credentials</w:t>
      </w:r>
      <w:ins w:id="659" w:author="Selamoglu, Handan" w:date="2016-04-11T17:11:00Z">
        <w:r w:rsidR="006D536A">
          <w:rPr>
            <w:b/>
          </w:rPr>
          <w:t>.</w:t>
        </w:r>
      </w:ins>
    </w:p>
    <w:p w14:paraId="702E6A72" w14:textId="4CC77751" w:rsidR="00DB3E8D" w:rsidRPr="00DB3E8D" w:rsidRDefault="00DB3E8D" w:rsidP="00C25261">
      <w:pPr>
        <w:pStyle w:val="ListNumber2"/>
      </w:pPr>
      <w:del w:id="660" w:author="Selamoglu, Handan" w:date="2016-04-11T17:11:00Z">
        <w:r w:rsidDel="008229E4">
          <w:delText xml:space="preserve">Under </w:delText>
        </w:r>
      </w:del>
      <w:ins w:id="661" w:author="Selamoglu, Handan" w:date="2016-04-11T17:11:00Z">
        <w:r w:rsidR="008229E4">
          <w:t xml:space="preserve">For </w:t>
        </w:r>
      </w:ins>
      <w:r w:rsidRPr="00DB3E8D">
        <w:rPr>
          <w:b/>
        </w:rPr>
        <w:t>Region</w:t>
      </w:r>
      <w:ins w:id="662" w:author="Selamoglu, Handan" w:date="2016-04-11T17:11:00Z">
        <w:r w:rsidR="008229E4">
          <w:rPr>
            <w:b/>
          </w:rPr>
          <w:t>,</w:t>
        </w:r>
      </w:ins>
      <w:r>
        <w:t xml:space="preserve"> </w:t>
      </w:r>
      <w:ins w:id="663" w:author="Selamoglu, Handan" w:date="2016-04-11T17:11:00Z">
        <w:r w:rsidR="008229E4">
          <w:t>c</w:t>
        </w:r>
      </w:ins>
      <w:del w:id="664" w:author="Selamoglu, Handan" w:date="2016-04-11T17:11:00Z">
        <w:r w:rsidDel="008229E4">
          <w:delText>C</w:delText>
        </w:r>
      </w:del>
      <w:r>
        <w:t xml:space="preserve">hoose </w:t>
      </w:r>
      <w:r w:rsidRPr="00DB3E8D">
        <w:rPr>
          <w:b/>
        </w:rPr>
        <w:t>All</w:t>
      </w:r>
      <w:ins w:id="665" w:author="Selamoglu, Handan" w:date="2016-04-11T17:11:00Z">
        <w:r w:rsidR="008229E4">
          <w:rPr>
            <w:b/>
          </w:rPr>
          <w:t>.</w:t>
        </w:r>
      </w:ins>
    </w:p>
    <w:p w14:paraId="3172F8E5" w14:textId="69C2F0DA" w:rsidR="00DB3E8D" w:rsidRDefault="00DB3E8D" w:rsidP="00C25261">
      <w:pPr>
        <w:pStyle w:val="ListNumber2"/>
      </w:pPr>
      <w:del w:id="666" w:author="Selamoglu, Handan" w:date="2016-04-11T17:11:00Z">
        <w:r w:rsidDel="008229E4">
          <w:delText xml:space="preserve">Under </w:delText>
        </w:r>
      </w:del>
      <w:ins w:id="667" w:author="Selamoglu, Handan" w:date="2016-04-11T17:11:00Z">
        <w:r w:rsidR="008229E4">
          <w:t xml:space="preserve">For </w:t>
        </w:r>
      </w:ins>
      <w:r>
        <w:rPr>
          <w:b/>
        </w:rPr>
        <w:t>Instance Filter</w:t>
      </w:r>
      <w:ins w:id="668" w:author="Selamoglu, Handan" w:date="2016-04-11T17:11:00Z">
        <w:r w:rsidR="008229E4">
          <w:rPr>
            <w:b/>
          </w:rPr>
          <w:t>,</w:t>
        </w:r>
      </w:ins>
      <w:r>
        <w:rPr>
          <w:b/>
        </w:rPr>
        <w:t xml:space="preserve"> </w:t>
      </w:r>
      <w:r>
        <w:t xml:space="preserve">type </w:t>
      </w:r>
      <w:r w:rsidRPr="00381697">
        <w:rPr>
          <w:b/>
        </w:rPr>
        <w:t>tag-key=Tower</w:t>
      </w:r>
      <w:ins w:id="669" w:author="Selamoglu, Handan" w:date="2016-04-11T17:12:00Z">
        <w:r w:rsidR="008229E4">
          <w:t>.</w:t>
        </w:r>
      </w:ins>
    </w:p>
    <w:p w14:paraId="6C1E411D" w14:textId="769ED387" w:rsidR="00DB3E8D" w:rsidRDefault="00DB3E8D" w:rsidP="00C25261">
      <w:pPr>
        <w:pStyle w:val="ListNumber2"/>
      </w:pPr>
      <w:r>
        <w:t xml:space="preserve">Leave </w:t>
      </w:r>
      <w:r>
        <w:rPr>
          <w:b/>
        </w:rPr>
        <w:t xml:space="preserve">Only Group By </w:t>
      </w:r>
      <w:r w:rsidRPr="00DB3E8D">
        <w:rPr>
          <w:b/>
        </w:rPr>
        <w:t>tag-key=Tower</w:t>
      </w:r>
      <w:r>
        <w:t xml:space="preserve"> blank</w:t>
      </w:r>
      <w:ins w:id="670" w:author="Selamoglu, Handan" w:date="2016-04-11T17:12:00Z">
        <w:r w:rsidR="008229E4">
          <w:t>.</w:t>
        </w:r>
      </w:ins>
    </w:p>
    <w:p w14:paraId="78E1C16B" w14:textId="2E814EF5" w:rsidR="00DB3E8D" w:rsidRDefault="00DB3E8D" w:rsidP="00C25261">
      <w:pPr>
        <w:pStyle w:val="ListNumber2"/>
      </w:pPr>
      <w:r>
        <w:t>Leave</w:t>
      </w:r>
      <w:ins w:id="671" w:author="Selamoglu, Handan" w:date="2016-04-11T17:12:00Z">
        <w:r w:rsidR="008229E4">
          <w:t xml:space="preserve"> the</w:t>
        </w:r>
      </w:ins>
      <w:r>
        <w:t xml:space="preserve"> </w:t>
      </w:r>
      <w:r w:rsidRPr="00DB3E8D">
        <w:rPr>
          <w:b/>
        </w:rPr>
        <w:t>Source Variables</w:t>
      </w:r>
      <w:r>
        <w:t xml:space="preserve"> and </w:t>
      </w:r>
      <w:r w:rsidRPr="00DB3E8D">
        <w:rPr>
          <w:b/>
        </w:rPr>
        <w:t xml:space="preserve">Update Options </w:t>
      </w:r>
      <w:ins w:id="672" w:author="Selamoglu, Handan" w:date="2016-04-11T17:12:00Z">
        <w:r w:rsidR="008229E4">
          <w:rPr>
            <w:b/>
          </w:rPr>
          <w:t xml:space="preserve">fields </w:t>
        </w:r>
        <w:r w:rsidR="008229E4" w:rsidRPr="00381697">
          <w:t>unchanged</w:t>
        </w:r>
      </w:ins>
      <w:del w:id="673" w:author="Selamoglu, Handan" w:date="2016-04-11T17:12:00Z">
        <w:r w:rsidDel="008229E4">
          <w:delText>as is</w:delText>
        </w:r>
      </w:del>
      <w:ins w:id="674" w:author="Selamoglu, Handan" w:date="2016-04-11T17:12:00Z">
        <w:r w:rsidR="008229E4">
          <w:t>.</w:t>
        </w:r>
      </w:ins>
    </w:p>
    <w:p w14:paraId="334580C8" w14:textId="7C948A6D" w:rsidR="00DB3E8D" w:rsidRPr="00E27FB0" w:rsidRDefault="00DB3E8D" w:rsidP="00C25261">
      <w:pPr>
        <w:pStyle w:val="ListNumber2"/>
      </w:pPr>
      <w:del w:id="675" w:author="Selamoglu, Handan" w:date="2016-04-11T17:12:00Z">
        <w:r w:rsidDel="008229E4">
          <w:delText xml:space="preserve">Click </w:delText>
        </w:r>
      </w:del>
      <w:ins w:id="676" w:author="Selamoglu, Handan" w:date="2016-04-11T17:12:00Z">
        <w:r w:rsidR="008229E4">
          <w:t xml:space="preserve">Choose </w:t>
        </w:r>
      </w:ins>
      <w:r w:rsidRPr="00DB3E8D">
        <w:rPr>
          <w:b/>
        </w:rPr>
        <w:t>Save</w:t>
      </w:r>
      <w:commentRangeStart w:id="677"/>
      <w:ins w:id="678" w:author="Selamoglu, Handan" w:date="2016-04-11T17:12:00Z">
        <w:r w:rsidR="008229E4">
          <w:rPr>
            <w:b/>
          </w:rPr>
          <w:t>.</w:t>
        </w:r>
      </w:ins>
      <w:commentRangeEnd w:id="677"/>
      <w:ins w:id="679" w:author="Selamoglu, Handan" w:date="2016-04-11T17:16:00Z">
        <w:r w:rsidR="008229E4">
          <w:rPr>
            <w:rStyle w:val="CommentReference"/>
          </w:rPr>
          <w:commentReference w:id="677"/>
        </w:r>
      </w:ins>
    </w:p>
    <w:p w14:paraId="5B7B89F2" w14:textId="6264283E" w:rsidR="00E27FB0" w:rsidRDefault="00FC34A3" w:rsidP="00C25261">
      <w:pPr>
        <w:pStyle w:val="Picture"/>
      </w:pPr>
      <w:r w:rsidRPr="00FC34A3">
        <w:rPr>
          <w:noProof/>
        </w:rPr>
        <w:drawing>
          <wp:inline distT="0" distB="0" distL="0" distR="0" wp14:anchorId="3768B9A0" wp14:editId="699D88D3">
            <wp:extent cx="5346251" cy="215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8563"/>
                    <a:stretch/>
                  </pic:blipFill>
                  <pic:spPr bwMode="auto">
                    <a:xfrm>
                      <a:off x="0" y="0"/>
                      <a:ext cx="5353021" cy="2161734"/>
                    </a:xfrm>
                    <a:prstGeom prst="rect">
                      <a:avLst/>
                    </a:prstGeom>
                    <a:ln>
                      <a:noFill/>
                    </a:ln>
                    <a:extLst>
                      <a:ext uri="{53640926-AAD7-44D8-BBD7-CCE9431645EC}">
                        <a14:shadowObscured xmlns:a14="http://schemas.microsoft.com/office/drawing/2010/main"/>
                      </a:ext>
                    </a:extLst>
                  </pic:spPr>
                </pic:pic>
              </a:graphicData>
            </a:graphic>
          </wp:inline>
        </w:drawing>
      </w:r>
    </w:p>
    <w:p w14:paraId="1B85777D" w14:textId="26C31F6B" w:rsidR="00C25261" w:rsidRPr="00C25261" w:rsidRDefault="00C25261" w:rsidP="00C25261">
      <w:pPr>
        <w:pStyle w:val="Caption"/>
      </w:pPr>
      <w:ins w:id="680" w:author="Selamoglu, Handan" w:date="2016-04-11T16:46:00Z">
        <w:r>
          <w:t>Figure 18:</w:t>
        </w:r>
      </w:ins>
      <w:ins w:id="681" w:author="Selamoglu, Handan" w:date="2016-04-11T16:55:00Z">
        <w:r w:rsidR="00E03C3B">
          <w:t xml:space="preserve"> Your Amazon EC2 Group in the Ansible Tower Dashboard</w:t>
        </w:r>
      </w:ins>
    </w:p>
    <w:p w14:paraId="1A69739F" w14:textId="7EA0DA5A" w:rsidR="00FC34A3" w:rsidRPr="00FC34A3" w:rsidRDefault="00FC34A3" w:rsidP="00C25261">
      <w:pPr>
        <w:pStyle w:val="ListNumber"/>
      </w:pPr>
      <w:del w:id="682" w:author="Selamoglu, Handan" w:date="2016-04-11T17:12:00Z">
        <w:r w:rsidDel="008229E4">
          <w:delText>Click on bi directional arrows</w:delText>
        </w:r>
      </w:del>
      <w:ins w:id="683" w:author="Selamoglu, Handan" w:date="2016-04-11T17:12:00Z">
        <w:r w:rsidR="008229E4">
          <w:t xml:space="preserve">In the </w:t>
        </w:r>
        <w:r w:rsidR="008229E4" w:rsidRPr="008229E4">
          <w:rPr>
            <w:b/>
          </w:rPr>
          <w:t>Groups</w:t>
        </w:r>
        <w:r w:rsidR="008229E4">
          <w:t xml:space="preserve"> window, choose the</w:t>
        </w:r>
      </w:ins>
      <w:r w:rsidR="000C427A" w:rsidRPr="00297653">
        <w:rPr>
          <w:noProof/>
        </w:rPr>
        <w:drawing>
          <wp:inline distT="0" distB="0" distL="0" distR="0" wp14:anchorId="0C035593" wp14:editId="76F6A551">
            <wp:extent cx="305435" cy="2364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000" cy="237677"/>
                    </a:xfrm>
                    <a:prstGeom prst="rect">
                      <a:avLst/>
                    </a:prstGeom>
                  </pic:spPr>
                </pic:pic>
              </a:graphicData>
            </a:graphic>
          </wp:inline>
        </w:drawing>
      </w:r>
      <w:r>
        <w:t xml:space="preserve"> </w:t>
      </w:r>
      <w:ins w:id="684" w:author="Selamoglu, Handan" w:date="2016-04-11T17:12:00Z">
        <w:r w:rsidR="008229E4">
          <w:t xml:space="preserve">button </w:t>
        </w:r>
      </w:ins>
      <w:ins w:id="685" w:author="Selamoglu, Handan" w:date="2016-04-11T17:14:00Z">
        <w:r w:rsidR="008229E4">
          <w:t xml:space="preserve">for the Amazon EC2 group you created </w:t>
        </w:r>
      </w:ins>
      <w:r>
        <w:t xml:space="preserve">to start </w:t>
      </w:r>
      <w:ins w:id="686" w:author="Selamoglu, Handan" w:date="2016-04-11T17:13:00Z">
        <w:r w:rsidR="008229E4">
          <w:t xml:space="preserve">the </w:t>
        </w:r>
      </w:ins>
      <w:r>
        <w:t>sync</w:t>
      </w:r>
      <w:ins w:id="687" w:author="Selamoglu, Handan" w:date="2016-04-11T17:13:00Z">
        <w:r w:rsidR="008229E4">
          <w:t>hronization</w:t>
        </w:r>
      </w:ins>
      <w:r>
        <w:t xml:space="preserve"> process. </w:t>
      </w:r>
      <w:del w:id="688" w:author="Selamoglu, Handan" w:date="2016-04-11T17:13:00Z">
        <w:r w:rsidDel="008229E4">
          <w:delText>Once the Sync</w:delText>
        </w:r>
      </w:del>
      <w:ins w:id="689" w:author="Selamoglu, Handan" w:date="2016-04-11T17:13:00Z">
        <w:r w:rsidR="008229E4">
          <w:t>When this process completes</w:t>
        </w:r>
      </w:ins>
      <w:r>
        <w:t xml:space="preserve"> successfully</w:t>
      </w:r>
      <w:ins w:id="690" w:author="Selamoglu, Handan" w:date="2016-04-11T17:13:00Z">
        <w:r w:rsidR="008229E4">
          <w:t>,</w:t>
        </w:r>
      </w:ins>
      <w:r w:rsidR="00381697">
        <w:t xml:space="preserve"> </w:t>
      </w:r>
      <w:del w:id="691" w:author="Selamoglu, Handan" w:date="2016-04-11T17:13:00Z">
        <w:r w:rsidDel="008229E4">
          <w:delText xml:space="preserve"> complete </w:delText>
        </w:r>
      </w:del>
      <w:r>
        <w:t xml:space="preserve">you will see a </w:t>
      </w:r>
      <w:r w:rsidRPr="008229E4">
        <w:rPr>
          <w:rPrChange w:id="692" w:author="Selamoglu, Handan" w:date="2016-04-11T17:15:00Z">
            <w:rPr>
              <w:i/>
            </w:rPr>
          </w:rPrChange>
        </w:rPr>
        <w:t>green cloud</w:t>
      </w:r>
      <w:r>
        <w:t xml:space="preserve"> and a </w:t>
      </w:r>
      <w:r w:rsidRPr="008229E4">
        <w:rPr>
          <w:rPrChange w:id="693" w:author="Selamoglu, Handan" w:date="2016-04-11T17:15:00Z">
            <w:rPr>
              <w:i/>
            </w:rPr>
          </w:rPrChange>
        </w:rPr>
        <w:t>green circle</w:t>
      </w:r>
      <w:ins w:id="694" w:author="Selamoglu, Handan" w:date="2016-04-11T17:15:00Z">
        <w:r w:rsidR="008229E4">
          <w:t>,</w:t>
        </w:r>
      </w:ins>
      <w:ins w:id="695" w:author="Selamoglu, Handan" w:date="2016-04-11T17:22:00Z">
        <w:r w:rsidR="00390506">
          <w:t xml:space="preserve"> as shown in Figure 19,</w:t>
        </w:r>
      </w:ins>
      <w:r>
        <w:t xml:space="preserve"> indicat</w:t>
      </w:r>
      <w:ins w:id="696" w:author="Selamoglu, Handan" w:date="2016-04-11T17:15:00Z">
        <w:r w:rsidR="008229E4">
          <w:t>ing</w:t>
        </w:r>
      </w:ins>
      <w:del w:id="697" w:author="Selamoglu, Handan" w:date="2016-04-11T17:15:00Z">
        <w:r w:rsidDel="008229E4">
          <w:delText>ion</w:delText>
        </w:r>
      </w:del>
      <w:r>
        <w:t xml:space="preserve"> </w:t>
      </w:r>
      <w:ins w:id="698" w:author="Selamoglu, Handan" w:date="2016-04-11T17:15:00Z">
        <w:r w:rsidR="008229E4">
          <w:t xml:space="preserve">that </w:t>
        </w:r>
      </w:ins>
      <w:r>
        <w:t>the sync</w:t>
      </w:r>
      <w:ins w:id="699" w:author="Selamoglu, Handan" w:date="2016-04-11T17:15:00Z">
        <w:r w:rsidR="008229E4">
          <w:t>hronization</w:t>
        </w:r>
      </w:ins>
      <w:r>
        <w:t xml:space="preserve"> with </w:t>
      </w:r>
      <w:del w:id="700" w:author="Selamoglu, Handan" w:date="2016-04-11T17:15:00Z">
        <w:r w:rsidDel="008229E4">
          <w:delText xml:space="preserve">Amazon </w:delText>
        </w:r>
      </w:del>
      <w:ins w:id="701" w:author="Selamoglu, Handan" w:date="2016-04-11T17:15:00Z">
        <w:r w:rsidR="008229E4">
          <w:t xml:space="preserve">AWS </w:t>
        </w:r>
      </w:ins>
      <w:r>
        <w:t>is complete</w:t>
      </w:r>
      <w:ins w:id="702" w:author="Selamoglu, Handan" w:date="2016-04-11T17:15:00Z">
        <w:r w:rsidR="008229E4">
          <w:t>.</w:t>
        </w:r>
      </w:ins>
      <w:ins w:id="703" w:author="Selamoglu, Handan" w:date="2016-04-12T09:25:00Z">
        <w:r w:rsidR="00381697">
          <w:rPr>
            <w:rStyle w:val="CommentReference"/>
          </w:rPr>
          <w:commentReference w:id="704"/>
        </w:r>
      </w:ins>
    </w:p>
    <w:p w14:paraId="0783BFFE" w14:textId="4FC2405F" w:rsidR="00E27FB0" w:rsidRDefault="00FC34A3" w:rsidP="00C25261">
      <w:pPr>
        <w:pStyle w:val="Picture"/>
      </w:pPr>
      <w:r w:rsidRPr="00FC34A3">
        <w:rPr>
          <w:noProof/>
        </w:rPr>
        <w:lastRenderedPageBreak/>
        <w:drawing>
          <wp:inline distT="0" distB="0" distL="0" distR="0" wp14:anchorId="6A2C4F75" wp14:editId="22D8059E">
            <wp:extent cx="5270363"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8949"/>
                    <a:stretch/>
                  </pic:blipFill>
                  <pic:spPr bwMode="auto">
                    <a:xfrm>
                      <a:off x="0" y="0"/>
                      <a:ext cx="5279920" cy="2213807"/>
                    </a:xfrm>
                    <a:prstGeom prst="rect">
                      <a:avLst/>
                    </a:prstGeom>
                    <a:ln>
                      <a:noFill/>
                    </a:ln>
                    <a:extLst>
                      <a:ext uri="{53640926-AAD7-44D8-BBD7-CCE9431645EC}">
                        <a14:shadowObscured xmlns:a14="http://schemas.microsoft.com/office/drawing/2010/main"/>
                      </a:ext>
                    </a:extLst>
                  </pic:spPr>
                </pic:pic>
              </a:graphicData>
            </a:graphic>
          </wp:inline>
        </w:drawing>
      </w:r>
    </w:p>
    <w:p w14:paraId="0F900440" w14:textId="17795C2C" w:rsidR="00C25261" w:rsidRPr="00C25261" w:rsidRDefault="00C25261" w:rsidP="00C25261">
      <w:pPr>
        <w:pStyle w:val="Caption"/>
      </w:pPr>
      <w:ins w:id="705" w:author="Selamoglu, Handan" w:date="2016-04-11T16:46:00Z">
        <w:r>
          <w:t>Figure 19:</w:t>
        </w:r>
      </w:ins>
      <w:ins w:id="706" w:author="Selamoglu, Handan" w:date="2016-04-11T17:22:00Z">
        <w:r w:rsidR="00390506">
          <w:t xml:space="preserve"> Synchronizing with AWS</w:t>
        </w:r>
      </w:ins>
    </w:p>
    <w:p w14:paraId="2A57268A" w14:textId="41279BBE" w:rsidR="00FF6ACD" w:rsidRDefault="00FC34A3" w:rsidP="00390506">
      <w:pPr>
        <w:pStyle w:val="ListParagraph"/>
      </w:pPr>
      <w:r>
        <w:t xml:space="preserve">In the </w:t>
      </w:r>
      <w:r w:rsidRPr="00FC34A3">
        <w:rPr>
          <w:b/>
        </w:rPr>
        <w:t>Hosts</w:t>
      </w:r>
      <w:r>
        <w:t xml:space="preserve"> section you will see two hosts</w:t>
      </w:r>
      <w:ins w:id="707" w:author="Selamoglu, Handan" w:date="2016-04-11T17:27:00Z">
        <w:r w:rsidR="00390506">
          <w:t xml:space="preserve"> </w:t>
        </w:r>
      </w:ins>
      <w:ins w:id="708" w:author="Selamoglu, Handan" w:date="2016-04-12T09:30:00Z">
        <w:r w:rsidR="00381697">
          <w:t>(</w:t>
        </w:r>
        <w:commentRangeStart w:id="709"/>
        <w:r w:rsidR="00381697">
          <w:t>EC2 instances</w:t>
        </w:r>
        <w:commentRangeEnd w:id="709"/>
        <w:r w:rsidR="00381697">
          <w:rPr>
            <w:rStyle w:val="CommentReference"/>
            <w:kern w:val="28"/>
          </w:rPr>
          <w:commentReference w:id="709"/>
        </w:r>
        <w:r w:rsidR="00381697">
          <w:t>) associated with</w:t>
        </w:r>
      </w:ins>
      <w:ins w:id="710" w:author="Selamoglu, Handan" w:date="2016-04-11T17:27:00Z">
        <w:r w:rsidR="00390506">
          <w:t xml:space="preserve"> the group</w:t>
        </w:r>
      </w:ins>
      <w:ins w:id="711" w:author="Selamoglu, Handan" w:date="2016-04-11T17:23:00Z">
        <w:r w:rsidR="00390506">
          <w:t>:</w:t>
        </w:r>
      </w:ins>
      <w:del w:id="712" w:author="Selamoglu, Handan" w:date="2016-04-11T17:23:00Z">
        <w:r w:rsidDel="00390506">
          <w:delText>.</w:delText>
        </w:r>
      </w:del>
      <w:r>
        <w:t xml:space="preserve"> </w:t>
      </w:r>
      <w:del w:id="713" w:author="Selamoglu, Handan" w:date="2016-04-11T17:23:00Z">
        <w:r w:rsidR="000F55E7" w:rsidDel="00390506">
          <w:delText xml:space="preserve">Your </w:delText>
        </w:r>
      </w:del>
      <w:r w:rsidR="000F55E7">
        <w:t>Ansible Tower and a b</w:t>
      </w:r>
      <w:r>
        <w:t>are Linux instance</w:t>
      </w:r>
      <w:ins w:id="714" w:author="Selamoglu, Handan" w:date="2016-04-11T17:23:00Z">
        <w:r w:rsidR="00390506">
          <w:t>,</w:t>
        </w:r>
      </w:ins>
      <w:r>
        <w:t xml:space="preserve"> </w:t>
      </w:r>
      <w:r w:rsidR="000F55E7">
        <w:t xml:space="preserve">both </w:t>
      </w:r>
      <w:r>
        <w:t>managed by Ansible</w:t>
      </w:r>
      <w:commentRangeStart w:id="715"/>
      <w:ins w:id="716" w:author="Selamoglu, Handan" w:date="2016-04-11T17:23:00Z">
        <w:r w:rsidR="00390506">
          <w:t>.</w:t>
        </w:r>
      </w:ins>
      <w:commentRangeEnd w:id="715"/>
      <w:ins w:id="717" w:author="Selamoglu, Handan" w:date="2016-04-11T17:24:00Z">
        <w:r w:rsidR="00390506">
          <w:rPr>
            <w:rStyle w:val="CommentReference"/>
            <w:kern w:val="28"/>
          </w:rPr>
          <w:commentReference w:id="715"/>
        </w:r>
      </w:ins>
    </w:p>
    <w:p w14:paraId="187779DF" w14:textId="6C6E4689" w:rsidR="004C16D8" w:rsidRDefault="00FC34A3" w:rsidP="00C25261">
      <w:pPr>
        <w:pStyle w:val="Picture"/>
        <w:rPr>
          <w:noProof/>
        </w:rPr>
      </w:pPr>
      <w:r w:rsidRPr="00FC34A3">
        <w:rPr>
          <w:noProof/>
        </w:rPr>
        <w:t xml:space="preserve"> </w:t>
      </w:r>
      <w:r w:rsidRPr="00FC34A3">
        <w:rPr>
          <w:noProof/>
        </w:rPr>
        <w:drawing>
          <wp:inline distT="0" distB="0" distL="0" distR="0" wp14:anchorId="03533E3B" wp14:editId="2960430B">
            <wp:extent cx="5101789" cy="2148840"/>
            <wp:effectExtent l="0" t="0" r="381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2581" cy="2153386"/>
                    </a:xfrm>
                    <a:prstGeom prst="rect">
                      <a:avLst/>
                    </a:prstGeom>
                  </pic:spPr>
                </pic:pic>
              </a:graphicData>
            </a:graphic>
          </wp:inline>
        </w:drawing>
      </w:r>
    </w:p>
    <w:p w14:paraId="481F58EC" w14:textId="2822F9A2" w:rsidR="00C25261" w:rsidRPr="00C25261" w:rsidRDefault="00C25261" w:rsidP="00C25261">
      <w:pPr>
        <w:pStyle w:val="Caption"/>
      </w:pPr>
      <w:ins w:id="718" w:author="Selamoglu, Handan" w:date="2016-04-11T16:46:00Z">
        <w:r>
          <w:t>Figure 20:</w:t>
        </w:r>
      </w:ins>
      <w:ins w:id="719" w:author="Selamoglu, Handan" w:date="2016-04-12T09:29:00Z">
        <w:r w:rsidR="00381697">
          <w:t xml:space="preserve"> EC2 Instances Detected by Ansible Tower</w:t>
        </w:r>
      </w:ins>
    </w:p>
    <w:p w14:paraId="451489C2" w14:textId="2EAC3B3B" w:rsidR="00FC34A3" w:rsidRDefault="00FC34A3" w:rsidP="00C25261">
      <w:pPr>
        <w:pStyle w:val="ListNumber"/>
      </w:pPr>
      <w:r>
        <w:t xml:space="preserve">You can click </w:t>
      </w:r>
      <w:del w:id="720" w:author="Selamoglu, Handan" w:date="2016-04-11T17:25:00Z">
        <w:r w:rsidDel="00390506">
          <w:delText xml:space="preserve">on </w:delText>
        </w:r>
      </w:del>
      <w:r>
        <w:t xml:space="preserve">the host to see the </w:t>
      </w:r>
      <w:commentRangeStart w:id="721"/>
      <w:r>
        <w:t>dis</w:t>
      </w:r>
      <w:r w:rsidR="000C427A">
        <w:t>covery info</w:t>
      </w:r>
      <w:commentRangeEnd w:id="721"/>
      <w:r w:rsidR="00390506">
        <w:rPr>
          <w:rStyle w:val="CommentReference"/>
        </w:rPr>
        <w:commentReference w:id="721"/>
      </w:r>
      <w:ins w:id="722" w:author="Selamoglu, Handan" w:date="2016-04-11T17:29:00Z">
        <w:r w:rsidR="00390506">
          <w:t>.</w:t>
        </w:r>
      </w:ins>
    </w:p>
    <w:p w14:paraId="7CF43495" w14:textId="4B800D72" w:rsidR="00FF6ACD" w:rsidRDefault="00FF6ACD" w:rsidP="00C25261">
      <w:pPr>
        <w:pStyle w:val="Picture"/>
      </w:pPr>
      <w:r w:rsidRPr="00FF6ACD">
        <w:rPr>
          <w:noProof/>
        </w:rPr>
        <w:lastRenderedPageBreak/>
        <w:drawing>
          <wp:inline distT="0" distB="0" distL="0" distR="0" wp14:anchorId="0A90BEBC" wp14:editId="61A820F4">
            <wp:extent cx="5105906" cy="5692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1900" cy="5698822"/>
                    </a:xfrm>
                    <a:prstGeom prst="rect">
                      <a:avLst/>
                    </a:prstGeom>
                  </pic:spPr>
                </pic:pic>
              </a:graphicData>
            </a:graphic>
          </wp:inline>
        </w:drawing>
      </w:r>
    </w:p>
    <w:p w14:paraId="5E9E704A" w14:textId="21AEEBA2" w:rsidR="00C25261" w:rsidRPr="00C25261" w:rsidRDefault="00C25261" w:rsidP="00390506">
      <w:pPr>
        <w:pStyle w:val="Caption"/>
        <w:spacing w:after="400"/>
      </w:pPr>
      <w:ins w:id="723" w:author="Selamoglu, Handan" w:date="2016-04-11T16:46:00Z">
        <w:r>
          <w:t>Figure 21:</w:t>
        </w:r>
      </w:ins>
      <w:ins w:id="724" w:author="Selamoglu, Handan" w:date="2016-04-11T17:25:00Z">
        <w:r w:rsidR="00390506">
          <w:t xml:space="preserve"> </w:t>
        </w:r>
      </w:ins>
      <w:ins w:id="725" w:author="Selamoglu, Handan" w:date="2016-04-11T17:30:00Z">
        <w:r w:rsidR="00390506">
          <w:t>Properties for the Ansible Tower Instance</w:t>
        </w:r>
      </w:ins>
    </w:p>
    <w:p w14:paraId="2AA177C0" w14:textId="0A356F44" w:rsidR="00FF6ACD" w:rsidRDefault="00463CC3" w:rsidP="0041668B">
      <w:pPr>
        <w:pStyle w:val="Heading2"/>
      </w:pPr>
      <w:bookmarkStart w:id="726" w:name="_Toc448217051"/>
      <w:r>
        <w:t xml:space="preserve">Step </w:t>
      </w:r>
      <w:ins w:id="727" w:author="Selamoglu, Handan" w:date="2016-04-11T17:31:00Z">
        <w:r w:rsidR="00390506">
          <w:t>7</w:t>
        </w:r>
      </w:ins>
      <w:del w:id="728" w:author="Selamoglu, Handan" w:date="2016-04-11T17:31:00Z">
        <w:r w:rsidDel="00390506">
          <w:delText>6</w:delText>
        </w:r>
      </w:del>
      <w:r w:rsidR="00297653">
        <w:t>. Add</w:t>
      </w:r>
      <w:del w:id="729" w:author="Selamoglu, Handan" w:date="2016-04-11T17:31:00Z">
        <w:r w:rsidR="00297653" w:rsidDel="00390506">
          <w:delText>ing</w:delText>
        </w:r>
      </w:del>
      <w:r w:rsidR="00297653">
        <w:t xml:space="preserve"> </w:t>
      </w:r>
      <w:del w:id="730" w:author="Selamoglu, Handan" w:date="2016-04-11T17:31:00Z">
        <w:r w:rsidR="00297653" w:rsidDel="00390506">
          <w:delText xml:space="preserve">more </w:delText>
        </w:r>
      </w:del>
      <w:ins w:id="731" w:author="Selamoglu, Handan" w:date="2016-04-11T17:31:00Z">
        <w:r w:rsidR="00390506">
          <w:t>Other M</w:t>
        </w:r>
      </w:ins>
      <w:del w:id="732" w:author="Selamoglu, Handan" w:date="2016-04-11T17:31:00Z">
        <w:r w:rsidR="00297653" w:rsidDel="00390506">
          <w:delText>m</w:delText>
        </w:r>
      </w:del>
      <w:r w:rsidR="00297653">
        <w:t xml:space="preserve">anaged </w:t>
      </w:r>
      <w:ins w:id="733" w:author="Selamoglu, Handan" w:date="2016-04-11T17:31:00Z">
        <w:r w:rsidR="00390506">
          <w:t>I</w:t>
        </w:r>
      </w:ins>
      <w:del w:id="734" w:author="Selamoglu, Handan" w:date="2016-04-11T17:31:00Z">
        <w:r w:rsidR="00297653" w:rsidDel="00390506">
          <w:delText>i</w:delText>
        </w:r>
      </w:del>
      <w:r w:rsidR="00297653">
        <w:t>nstances</w:t>
      </w:r>
      <w:bookmarkEnd w:id="726"/>
      <w:r w:rsidR="00297653">
        <w:t xml:space="preserve"> </w:t>
      </w:r>
    </w:p>
    <w:p w14:paraId="34188C34" w14:textId="109051F7" w:rsidR="00297653" w:rsidRDefault="00297653" w:rsidP="0041668B">
      <w:pPr>
        <w:keepNext/>
        <w:keepLines/>
        <w:spacing w:before="140"/>
        <w:rPr>
          <w:ins w:id="735" w:author="Selamoglu, Handan" w:date="2016-04-11T17:37:00Z"/>
        </w:rPr>
      </w:pPr>
      <w:del w:id="736" w:author="Selamoglu, Handan" w:date="2016-04-11T17:33:00Z">
        <w:r w:rsidDel="008D0B68">
          <w:delText xml:space="preserve">Since </w:delText>
        </w:r>
      </w:del>
      <w:ins w:id="737" w:author="Selamoglu, Handan" w:date="2016-04-11T17:33:00Z">
        <w:r w:rsidR="008D0B68">
          <w:t xml:space="preserve"> </w:t>
        </w:r>
      </w:ins>
      <w:ins w:id="738" w:author="Selamoglu, Handan" w:date="2016-04-11T17:34:00Z">
        <w:r w:rsidR="008D0B68">
          <w:t>T</w:t>
        </w:r>
      </w:ins>
      <w:del w:id="739" w:author="Selamoglu, Handan" w:date="2016-04-11T17:33:00Z">
        <w:r w:rsidDel="008D0B68">
          <w:delText>t</w:delText>
        </w:r>
      </w:del>
      <w:r>
        <w:t xml:space="preserve">he </w:t>
      </w:r>
      <w:ins w:id="740" w:author="Selamoglu, Handan" w:date="2016-04-11T17:34:00Z">
        <w:r w:rsidR="008D0B68">
          <w:t xml:space="preserve">AWS </w:t>
        </w:r>
      </w:ins>
      <w:r>
        <w:t xml:space="preserve">Cloudformation </w:t>
      </w:r>
      <w:r w:rsidR="008D7238">
        <w:t xml:space="preserve">template </w:t>
      </w:r>
      <w:ins w:id="741" w:author="Selamoglu, Handan" w:date="2016-04-11T17:34:00Z">
        <w:r w:rsidR="008D0B68">
          <w:t xml:space="preserve">launched with this Quick Start </w:t>
        </w:r>
      </w:ins>
      <w:r w:rsidR="008D7238">
        <w:t>initially created the E</w:t>
      </w:r>
      <w:r>
        <w:t xml:space="preserve">c2 instance and tagged it with the </w:t>
      </w:r>
      <w:r w:rsidR="008D7238">
        <w:t xml:space="preserve">key </w:t>
      </w:r>
      <w:r w:rsidRPr="0041668B">
        <w:rPr>
          <w:b/>
        </w:rPr>
        <w:t>Tower</w:t>
      </w:r>
      <w:ins w:id="742" w:author="Selamoglu, Handan" w:date="2016-04-11T17:34:00Z">
        <w:r w:rsidR="008D0B68">
          <w:t>. The Amazon EC2 console provides a</w:t>
        </w:r>
      </w:ins>
      <w:r>
        <w:t xml:space="preserve"> </w:t>
      </w:r>
      <w:del w:id="743" w:author="Selamoglu, Handan" w:date="2016-04-11T17:34:00Z">
        <w:r w:rsidRPr="00297653" w:rsidDel="008D0B68">
          <w:rPr>
            <w:b/>
          </w:rPr>
          <w:delText xml:space="preserve">Using the </w:delText>
        </w:r>
      </w:del>
      <w:r w:rsidRPr="00297653">
        <w:rPr>
          <w:b/>
        </w:rPr>
        <w:t>Launch More Like This</w:t>
      </w:r>
      <w:r w:rsidR="008D7238">
        <w:t xml:space="preserve"> feature </w:t>
      </w:r>
      <w:ins w:id="744" w:author="Selamoglu, Handan" w:date="2016-04-11T17:34:00Z">
        <w:r w:rsidR="008D0B68">
          <w:t xml:space="preserve">that enables you to launch additional instances </w:t>
        </w:r>
      </w:ins>
      <w:ins w:id="745" w:author="Selamoglu, Handan" w:date="2016-04-12T09:32:00Z">
        <w:r w:rsidR="0041668B">
          <w:t>by using</w:t>
        </w:r>
      </w:ins>
      <w:ins w:id="746" w:author="Selamoglu, Handan" w:date="2016-04-11T17:34:00Z">
        <w:r w:rsidR="008D0B68">
          <w:t xml:space="preserve"> Tower as the instance template. </w:t>
        </w:r>
      </w:ins>
      <w:del w:id="747" w:author="Selamoglu, Handan" w:date="2016-04-11T17:35:00Z">
        <w:r w:rsidR="008D7238" w:rsidDel="008D0B68">
          <w:delText>will a</w:delText>
        </w:r>
        <w:r w:rsidDel="008D0B68">
          <w:delText xml:space="preserve">llow </w:delText>
        </w:r>
      </w:del>
      <w:r>
        <w:t xml:space="preserve">Ansible </w:t>
      </w:r>
      <w:r w:rsidR="008D7238">
        <w:t xml:space="preserve">Tower </w:t>
      </w:r>
      <w:ins w:id="748" w:author="Selamoglu, Handan" w:date="2016-04-11T17:35:00Z">
        <w:r w:rsidR="008D0B68">
          <w:t>will then</w:t>
        </w:r>
      </w:ins>
      <w:del w:id="749" w:author="Selamoglu, Handan" w:date="2016-04-11T17:35:00Z">
        <w:r w:rsidR="008D7238" w:rsidDel="008D0B68">
          <w:delText>to</w:delText>
        </w:r>
      </w:del>
      <w:r w:rsidR="008D7238">
        <w:t xml:space="preserve"> discover the new instance when </w:t>
      </w:r>
      <w:del w:id="750" w:author="Selamoglu, Handan" w:date="2016-04-11T17:36:00Z">
        <w:r w:rsidR="008D7238" w:rsidDel="008D0B68">
          <w:delText xml:space="preserve">a </w:delText>
        </w:r>
      </w:del>
      <w:ins w:id="751" w:author="Selamoglu, Handan" w:date="2016-04-11T17:36:00Z">
        <w:r w:rsidR="008D0B68">
          <w:t xml:space="preserve">you request </w:t>
        </w:r>
      </w:ins>
      <w:r w:rsidR="008D7238">
        <w:t>sync</w:t>
      </w:r>
      <w:ins w:id="752" w:author="Selamoglu, Handan" w:date="2016-04-11T17:36:00Z">
        <w:r w:rsidR="008D0B68">
          <w:t>hronization</w:t>
        </w:r>
      </w:ins>
      <w:del w:id="753" w:author="Selamoglu, Handan" w:date="2016-04-11T17:36:00Z">
        <w:r w:rsidR="008D7238" w:rsidDel="008D0B68">
          <w:delText xml:space="preserve"> is requested</w:delText>
        </w:r>
      </w:del>
      <w:r w:rsidR="008D7238">
        <w:t>.</w:t>
      </w:r>
      <w:r>
        <w:t xml:space="preserve"> </w:t>
      </w:r>
    </w:p>
    <w:p w14:paraId="416E5CF2" w14:textId="77777777" w:rsidR="008D0B68" w:rsidRDefault="008D0B68" w:rsidP="00D30880">
      <w:pPr>
        <w:pStyle w:val="ListNumber"/>
        <w:numPr>
          <w:ilvl w:val="0"/>
          <w:numId w:val="21"/>
        </w:numPr>
      </w:pPr>
      <w:ins w:id="754" w:author="Selamoglu, Handan" w:date="2016-04-11T17:37:00Z">
        <w:r>
          <w:t xml:space="preserve">In the Amazon EC2 console, </w:t>
        </w:r>
        <w:r w:rsidRPr="008D0B68">
          <w:rPr>
            <w:b/>
          </w:rPr>
          <w:t>Instances</w:t>
        </w:r>
        <w:r>
          <w:t xml:space="preserve"> page, select </w:t>
        </w:r>
        <w:r w:rsidRPr="008D0B68">
          <w:rPr>
            <w:b/>
          </w:rPr>
          <w:t>AnsibleClient</w:t>
        </w:r>
        <w:r>
          <w:t>.</w:t>
        </w:r>
      </w:ins>
    </w:p>
    <w:p w14:paraId="6BBA6405" w14:textId="41F08DCD" w:rsidR="008D0B68" w:rsidRDefault="008D0B68" w:rsidP="00D30880">
      <w:pPr>
        <w:pStyle w:val="ListNumber"/>
        <w:numPr>
          <w:ilvl w:val="0"/>
          <w:numId w:val="21"/>
        </w:numPr>
        <w:spacing w:after="280"/>
      </w:pPr>
      <w:ins w:id="755" w:author="Selamoglu, Handan" w:date="2016-04-11T17:37:00Z">
        <w:r>
          <w:lastRenderedPageBreak/>
          <w:t xml:space="preserve">Choose </w:t>
        </w:r>
        <w:r w:rsidRPr="008D0B68">
          <w:rPr>
            <w:b/>
          </w:rPr>
          <w:t>Actions</w:t>
        </w:r>
        <w:r>
          <w:t xml:space="preserve">, and then choose </w:t>
        </w:r>
        <w:r w:rsidRPr="008D0B68">
          <w:rPr>
            <w:b/>
          </w:rPr>
          <w:t>Launch More Like This</w:t>
        </w:r>
        <w:r>
          <w:t>.</w:t>
        </w:r>
      </w:ins>
    </w:p>
    <w:p w14:paraId="7F44292F" w14:textId="06E26493" w:rsidR="00297653" w:rsidRDefault="00390506" w:rsidP="00390506">
      <w:pPr>
        <w:pStyle w:val="Picture"/>
      </w:pPr>
      <w:r w:rsidRPr="00FF6ACD">
        <w:rPr>
          <w:noProof/>
        </w:rPr>
        <w:drawing>
          <wp:inline distT="0" distB="0" distL="0" distR="0" wp14:anchorId="3639115A" wp14:editId="465B7B24">
            <wp:extent cx="5926487" cy="2212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9800" t="15528" r="34862" b="45793"/>
                    <a:stretch/>
                  </pic:blipFill>
                  <pic:spPr bwMode="auto">
                    <a:xfrm>
                      <a:off x="0" y="0"/>
                      <a:ext cx="5942709" cy="2218396"/>
                    </a:xfrm>
                    <a:prstGeom prst="rect">
                      <a:avLst/>
                    </a:prstGeom>
                    <a:ln>
                      <a:noFill/>
                    </a:ln>
                    <a:extLst>
                      <a:ext uri="{53640926-AAD7-44D8-BBD7-CCE9431645EC}">
                        <a14:shadowObscured xmlns:a14="http://schemas.microsoft.com/office/drawing/2010/main"/>
                      </a:ext>
                    </a:extLst>
                  </pic:spPr>
                </pic:pic>
              </a:graphicData>
            </a:graphic>
          </wp:inline>
        </w:drawing>
      </w:r>
    </w:p>
    <w:p w14:paraId="3E8FFEED" w14:textId="3533A4B0" w:rsidR="00390506" w:rsidRPr="00390506" w:rsidRDefault="00390506" w:rsidP="00390506">
      <w:pPr>
        <w:pStyle w:val="Caption"/>
      </w:pPr>
      <w:ins w:id="756" w:author="Selamoglu, Handan" w:date="2016-04-11T17:33:00Z">
        <w:r>
          <w:t>Figure 22: Launching Additional Amazon EC2 Instances</w:t>
        </w:r>
      </w:ins>
    </w:p>
    <w:p w14:paraId="3FF5EF1C" w14:textId="0BA523AF" w:rsidR="00297653" w:rsidRDefault="008D0B68" w:rsidP="00D30880">
      <w:pPr>
        <w:pStyle w:val="ListNumber"/>
        <w:numPr>
          <w:ilvl w:val="0"/>
          <w:numId w:val="21"/>
        </w:numPr>
      </w:pPr>
      <w:ins w:id="757" w:author="Selamoglu, Handan" w:date="2016-04-11T17:38:00Z">
        <w:r>
          <w:t xml:space="preserve">In Ansible Tower, choose the </w:t>
        </w:r>
      </w:ins>
      <w:ins w:id="758" w:author="Selamoglu, Handan" w:date="2016-04-11T17:39:00Z">
        <w:r w:rsidRPr="00297653">
          <w:rPr>
            <w:noProof/>
          </w:rPr>
          <w:drawing>
            <wp:inline distT="0" distB="0" distL="0" distR="0" wp14:anchorId="0CF6D3FA" wp14:editId="742EE779">
              <wp:extent cx="305435" cy="236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000" cy="237677"/>
                      </a:xfrm>
                      <a:prstGeom prst="rect">
                        <a:avLst/>
                      </a:prstGeom>
                    </pic:spPr>
                  </pic:pic>
                </a:graphicData>
              </a:graphic>
            </wp:inline>
          </w:drawing>
        </w:r>
        <w:r>
          <w:t xml:space="preserve"> button</w:t>
        </w:r>
        <w:commentRangeStart w:id="759"/>
        <w:r>
          <w:t xml:space="preserve"> </w:t>
        </w:r>
      </w:ins>
      <w:commentRangeEnd w:id="759"/>
      <w:ins w:id="760" w:author="Selamoglu, Handan" w:date="2016-04-12T09:34:00Z">
        <w:r w:rsidR="0041668B">
          <w:rPr>
            <w:rStyle w:val="CommentReference"/>
          </w:rPr>
          <w:commentReference w:id="759"/>
        </w:r>
      </w:ins>
      <w:del w:id="761" w:author="Selamoglu, Handan" w:date="2016-04-11T17:39:00Z">
        <w:r w:rsidR="00297653" w:rsidDel="008D0B68">
          <w:delText>T</w:delText>
        </w:r>
      </w:del>
      <w:ins w:id="762" w:author="Selamoglu, Handan" w:date="2016-04-11T17:39:00Z">
        <w:r>
          <w:t>t</w:t>
        </w:r>
      </w:ins>
      <w:r w:rsidR="00297653">
        <w:t>o scan fo</w:t>
      </w:r>
      <w:r w:rsidR="008D7238">
        <w:t>r new instances</w:t>
      </w:r>
      <w:ins w:id="763" w:author="Selamoglu, Handan" w:date="2016-04-12T09:33:00Z">
        <w:r w:rsidR="0041668B">
          <w:t>.</w:t>
        </w:r>
      </w:ins>
      <w:del w:id="764" w:author="Selamoglu, Handan" w:date="2016-04-11T17:39:00Z">
        <w:r w:rsidR="008D7238" w:rsidDel="008D0B68">
          <w:delText xml:space="preserve"> click on the bi</w:delText>
        </w:r>
        <w:r w:rsidR="00297653" w:rsidDel="008D0B68">
          <w:delText>directional arrows</w:delText>
        </w:r>
      </w:del>
      <w:r w:rsidR="00297653">
        <w:t xml:space="preserve"> </w:t>
      </w:r>
      <w:del w:id="765" w:author="Selamoglu, Handan" w:date="2016-04-11T17:39:00Z">
        <w:r w:rsidR="00297653" w:rsidRPr="00297653" w:rsidDel="008D0B68">
          <w:rPr>
            <w:noProof/>
          </w:rPr>
          <w:drawing>
            <wp:inline distT="0" distB="0" distL="0" distR="0" wp14:anchorId="068EB263" wp14:editId="1047979E">
              <wp:extent cx="305435" cy="2364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000" cy="237677"/>
                      </a:xfrm>
                      <a:prstGeom prst="rect">
                        <a:avLst/>
                      </a:prstGeom>
                    </pic:spPr>
                  </pic:pic>
                </a:graphicData>
              </a:graphic>
            </wp:inline>
          </w:drawing>
        </w:r>
      </w:del>
    </w:p>
    <w:p w14:paraId="60F8E9F3" w14:textId="4609ADF3" w:rsidR="000C427A" w:rsidRDefault="000C427A" w:rsidP="008D0B68">
      <w:pPr>
        <w:pStyle w:val="ListParagraph"/>
      </w:pPr>
      <w:del w:id="766" w:author="Selamoglu, Handan" w:date="2016-04-11T17:41:00Z">
        <w:r w:rsidDel="008D0B68">
          <w:delText xml:space="preserve">Here </w:delText>
        </w:r>
      </w:del>
      <w:ins w:id="767" w:author="Selamoglu, Handan" w:date="2016-04-11T17:41:00Z">
        <w:r w:rsidR="008D0B68">
          <w:t xml:space="preserve">In Figure 23, </w:t>
        </w:r>
      </w:ins>
      <w:r>
        <w:t xml:space="preserve">you can </w:t>
      </w:r>
      <w:r w:rsidR="008D7238">
        <w:t xml:space="preserve">also </w:t>
      </w:r>
      <w:r>
        <w:t xml:space="preserve">see the </w:t>
      </w:r>
      <w:commentRangeStart w:id="768"/>
      <w:r>
        <w:t>second host</w:t>
      </w:r>
      <w:commentRangeEnd w:id="768"/>
      <w:r w:rsidR="008D0B68">
        <w:rPr>
          <w:rStyle w:val="CommentReference"/>
          <w:kern w:val="28"/>
        </w:rPr>
        <w:commentReference w:id="768"/>
      </w:r>
      <w:ins w:id="769" w:author="Selamoglu, Handan" w:date="2016-04-11T17:41:00Z">
        <w:r w:rsidR="008D0B68">
          <w:t>, which I’ve given</w:t>
        </w:r>
      </w:ins>
      <w:r>
        <w:t xml:space="preserve"> </w:t>
      </w:r>
      <w:del w:id="770" w:author="Selamoglu, Handan" w:date="2016-04-11T17:41:00Z">
        <w:r w:rsidR="008D7238" w:rsidDel="008D0B68">
          <w:delText>(</w:delText>
        </w:r>
        <w:r w:rsidDel="008D0B68">
          <w:delText>I edited the hostname and gave the host</w:delText>
        </w:r>
      </w:del>
      <w:ins w:id="771" w:author="Selamoglu, Handan" w:date="2016-04-11T17:41:00Z">
        <w:r w:rsidR="008D0B68">
          <w:t>a</w:t>
        </w:r>
      </w:ins>
      <w:r>
        <w:t xml:space="preserve"> friendly name</w:t>
      </w:r>
      <w:ins w:id="772" w:author="Selamoglu, Handan" w:date="2016-04-11T17:41:00Z">
        <w:r w:rsidR="008D0B68">
          <w:t>.</w:t>
        </w:r>
      </w:ins>
      <w:del w:id="773" w:author="Selamoglu, Handan" w:date="2016-04-11T17:41:00Z">
        <w:r w:rsidDel="008D0B68">
          <w:delText>s</w:delText>
        </w:r>
        <w:r w:rsidR="008D7238" w:rsidDel="008D0B68">
          <w:delText>)</w:delText>
        </w:r>
      </w:del>
      <w:r>
        <w:t xml:space="preserve"> </w:t>
      </w:r>
    </w:p>
    <w:p w14:paraId="48340BF5" w14:textId="2B5A5DE6" w:rsidR="000C427A" w:rsidRDefault="000C427A" w:rsidP="008D0B68">
      <w:pPr>
        <w:pStyle w:val="Picture"/>
      </w:pPr>
      <w:r w:rsidRPr="000C427A">
        <w:rPr>
          <w:noProof/>
        </w:rPr>
        <w:drawing>
          <wp:inline distT="0" distB="0" distL="0" distR="0" wp14:anchorId="44D11C1E" wp14:editId="003CD7A5">
            <wp:extent cx="6172200" cy="2889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2200" cy="2889250"/>
                    </a:xfrm>
                    <a:prstGeom prst="rect">
                      <a:avLst/>
                    </a:prstGeom>
                  </pic:spPr>
                </pic:pic>
              </a:graphicData>
            </a:graphic>
          </wp:inline>
        </w:drawing>
      </w:r>
    </w:p>
    <w:p w14:paraId="25902FF6" w14:textId="0DFF96BD" w:rsidR="008D0B68" w:rsidRPr="008D0B68" w:rsidRDefault="008D0B68" w:rsidP="008D0B68">
      <w:pPr>
        <w:pStyle w:val="Caption"/>
      </w:pPr>
      <w:ins w:id="774" w:author="Selamoglu, Handan" w:date="2016-04-11T17:40:00Z">
        <w:r>
          <w:t>Figure 23: Discovering New EC2 Instances in Ansible Tower</w:t>
        </w:r>
      </w:ins>
    </w:p>
    <w:p w14:paraId="7620C24A" w14:textId="77777777" w:rsidR="00107692" w:rsidRDefault="008D0B68" w:rsidP="001C42A4">
      <w:pPr>
        <w:pStyle w:val="NormalWeb"/>
        <w:shd w:val="clear" w:color="auto" w:fill="FFFFFF"/>
        <w:spacing w:before="0" w:beforeAutospacing="0" w:after="360" w:afterAutospacing="0" w:line="360" w:lineRule="atLeast"/>
        <w:ind w:left="360"/>
        <w:rPr>
          <w:rStyle w:val="Strong"/>
          <w:rFonts w:ascii="Helvetica Neue" w:hAnsi="Helvetica Neue"/>
          <w:b w:val="0"/>
          <w:bCs w:val="0"/>
          <w:color w:val="404040"/>
        </w:rPr>
      </w:pPr>
      <w:r>
        <w:rPr>
          <w:rStyle w:val="CommentReference"/>
          <w:kern w:val="28"/>
        </w:rPr>
        <w:commentReference w:id="775"/>
      </w:r>
    </w:p>
    <w:p w14:paraId="7006055A" w14:textId="77777777" w:rsidR="006321EE" w:rsidRDefault="006321EE" w:rsidP="006321EE">
      <w:pPr>
        <w:pStyle w:val="Heading1"/>
      </w:pPr>
      <w:bookmarkStart w:id="776" w:name="_Toc448217052"/>
      <w:r>
        <w:lastRenderedPageBreak/>
        <w:t>Troubleshooting</w:t>
      </w:r>
      <w:bookmarkEnd w:id="776"/>
    </w:p>
    <w:p w14:paraId="0A51392A" w14:textId="77777777" w:rsidR="00E50DE4" w:rsidRDefault="00E50DE4" w:rsidP="00E50DE4">
      <w:pPr>
        <w:pStyle w:val="Body"/>
      </w:pPr>
      <w:r>
        <w:t xml:space="preserve">If you encounter a CREATE_FAILED error, we recommend that you relaunch the template with </w:t>
      </w:r>
      <w:r w:rsidRPr="006535E0">
        <w:rPr>
          <w:b/>
        </w:rPr>
        <w:t>Rollback on failure</w:t>
      </w:r>
      <w:r>
        <w:t xml:space="preserve"> set to </w:t>
      </w:r>
      <w:r w:rsidRPr="00795C7E">
        <w:rPr>
          <w:b/>
        </w:rPr>
        <w:t>No</w:t>
      </w:r>
      <w:r>
        <w:t xml:space="preserve">. (This setting is under </w:t>
      </w:r>
      <w:r w:rsidRPr="00795C7E">
        <w:rPr>
          <w:b/>
        </w:rPr>
        <w:t>Advanced</w:t>
      </w:r>
      <w:r>
        <w:t xml:space="preserve"> in the AWS CloudFormation console, </w:t>
      </w:r>
      <w:r w:rsidRPr="00795C7E">
        <w:rPr>
          <w:b/>
        </w:rPr>
        <w:t>Options</w:t>
      </w:r>
      <w:r>
        <w:t xml:space="preserve"> page.) With this setting, the stack’s state will be retained and the instance will be left running, so </w:t>
      </w:r>
      <w:r w:rsidRPr="00CD7FFC">
        <w:t>you can troubleshoot</w:t>
      </w:r>
      <w:r>
        <w:t xml:space="preserve"> the issue. </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3A16B8AA" w:rsidR="00E50DE4" w:rsidRDefault="00E50DE4" w:rsidP="00E50DE4">
      <w:pPr>
        <w:spacing w:before="300" w:after="300"/>
      </w:pPr>
      <w:r>
        <w:t xml:space="preserve">For additional information, see </w:t>
      </w:r>
      <w:hyperlink r:id="rId61" w:history="1">
        <w:r w:rsidRPr="00E50DE4">
          <w:rPr>
            <w:rStyle w:val="Hyperlink"/>
            <w:rFonts w:cs="Arial"/>
          </w:rPr>
          <w:t>Troubleshooting AWS CloudFormation</w:t>
        </w:r>
      </w:hyperlink>
      <w:r>
        <w:t xml:space="preserve"> on the AWS website. If the problem you encounter isn’t covered on that page </w:t>
      </w:r>
      <w:r w:rsidR="007A6EDF">
        <w:t>above</w:t>
      </w:r>
      <w:r>
        <w:t xml:space="preserve">, please visit the </w:t>
      </w:r>
      <w:hyperlink r:id="rId62" w:history="1">
        <w:r w:rsidRPr="00E50DE4">
          <w:rPr>
            <w:rStyle w:val="Hyperlink"/>
            <w:rFonts w:cs="Arial"/>
          </w:rPr>
          <w:t>AWS Support Center</w:t>
        </w:r>
      </w:hyperlink>
      <w:r w:rsidR="00F538FD">
        <w:rPr>
          <w:rStyle w:val="Hyperlink"/>
          <w:rFonts w:cs="Arial"/>
        </w:rPr>
        <w:t>.</w:t>
      </w:r>
    </w:p>
    <w:p w14:paraId="4A751FC9" w14:textId="77777777" w:rsidR="00E50DE4" w:rsidRPr="00E50DE4" w:rsidRDefault="00E50DE4" w:rsidP="00E50DE4"/>
    <w:p w14:paraId="19FF456E" w14:textId="77777777" w:rsidR="006321EE" w:rsidRDefault="006321EE">
      <w:pPr>
        <w:spacing w:after="140" w:line="280" w:lineRule="atLeast"/>
        <w:rPr>
          <w:rFonts w:ascii="Arial" w:eastAsiaTheme="majorEastAsia" w:hAnsi="Arial" w:cstheme="majorBidi"/>
          <w:bCs/>
          <w:sz w:val="44"/>
          <w:szCs w:val="32"/>
        </w:rPr>
      </w:pPr>
      <w:r>
        <w:br w:type="page"/>
      </w:r>
    </w:p>
    <w:p w14:paraId="6472ECCC" w14:textId="5F870FAF" w:rsidR="00936C25" w:rsidRPr="007A0C80" w:rsidRDefault="001353B7" w:rsidP="007A6EDF">
      <w:pPr>
        <w:pStyle w:val="Heading1"/>
        <w:keepNext w:val="0"/>
        <w:keepLines w:val="0"/>
      </w:pPr>
      <w:bookmarkStart w:id="777" w:name="_Toc448217053"/>
      <w:r>
        <w:lastRenderedPageBreak/>
        <w:t>Security</w:t>
      </w:r>
      <w:bookmarkEnd w:id="777"/>
    </w:p>
    <w:p w14:paraId="51AF1F78" w14:textId="77777777" w:rsidR="007A6EDF" w:rsidRPr="00AE1455" w:rsidRDefault="007A6EDF" w:rsidP="007A6EDF">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465711C4" w14:textId="1E48E922" w:rsidR="007A6EDF" w:rsidRPr="00357711" w:rsidRDefault="007A6EDF" w:rsidP="007A6EDF">
      <w:pPr>
        <w:spacing w:after="400"/>
      </w:pPr>
      <w:r w:rsidRPr="00AE1455">
        <w:t xml:space="preserve">The security groups created and assigned to the individual instances as part of this solution are restricted as much as possible while allowing access to the various functions needed by </w:t>
      </w:r>
      <w:r w:rsidR="00A6081F">
        <w:t>Ansible Tower</w:t>
      </w:r>
      <w:r w:rsidRPr="00AE1455">
        <w:t xml:space="preserve">. We recommend </w:t>
      </w:r>
      <w:r>
        <w:t xml:space="preserve">that you </w:t>
      </w:r>
      <w:r w:rsidRPr="00AE1455">
        <w:t xml:space="preserve">review security groups </w:t>
      </w:r>
      <w:r>
        <w:t>and</w:t>
      </w:r>
      <w:r w:rsidRPr="00AE1455">
        <w:t xml:space="preserve"> further restrict access as needed once </w:t>
      </w:r>
      <w:r w:rsidR="00A6081F">
        <w:t>Ansible</w:t>
      </w:r>
      <w:r w:rsidRPr="00AE1455">
        <w:t xml:space="preserve"> is up and running.</w:t>
      </w:r>
    </w:p>
    <w:p w14:paraId="15515782" w14:textId="77777777" w:rsidR="007A6EDF" w:rsidRDefault="007A6EDF" w:rsidP="007A6EDF">
      <w:pPr>
        <w:pStyle w:val="Heading1"/>
        <w:keepNext w:val="0"/>
        <w:keepLines w:val="0"/>
      </w:pPr>
      <w:bookmarkStart w:id="778" w:name="_Toc445465217"/>
      <w:bookmarkStart w:id="779" w:name="_Toc448217054"/>
      <w:r>
        <w:t>Additional Resources</w:t>
      </w:r>
      <w:bookmarkEnd w:id="778"/>
      <w:bookmarkEnd w:id="779"/>
    </w:p>
    <w:p w14:paraId="6C96DEC1" w14:textId="77777777" w:rsidR="007A6EDF" w:rsidRPr="0022075B" w:rsidRDefault="007A6EDF" w:rsidP="007A6EDF">
      <w:pPr>
        <w:spacing w:before="280" w:after="120"/>
        <w:rPr>
          <w:b/>
          <w:color w:val="4F81BD"/>
        </w:rPr>
      </w:pPr>
      <w:r w:rsidRPr="0022075B">
        <w:rPr>
          <w:b/>
          <w:color w:val="4F81BD"/>
        </w:rPr>
        <w:t>AWS services</w:t>
      </w:r>
    </w:p>
    <w:p w14:paraId="72EC8BB8" w14:textId="77777777" w:rsidR="007A6EDF" w:rsidRDefault="007A6EDF" w:rsidP="007A6EDF">
      <w:pPr>
        <w:pStyle w:val="ListBullet"/>
      </w:pPr>
      <w:r>
        <w:t>Amazon EC2</w:t>
      </w:r>
      <w:r>
        <w:br/>
      </w:r>
      <w:hyperlink r:id="rId63" w:history="1">
        <w:r w:rsidRPr="00121DCE">
          <w:rPr>
            <w:rStyle w:val="Hyperlink"/>
          </w:rPr>
          <w:t>http://aws.amazon.com/documentation/ec2/</w:t>
        </w:r>
      </w:hyperlink>
      <w:r>
        <w:t xml:space="preserve"> </w:t>
      </w:r>
    </w:p>
    <w:p w14:paraId="77B90A8D" w14:textId="77777777" w:rsidR="007A6EDF" w:rsidRPr="00FE0C91" w:rsidRDefault="007A6EDF" w:rsidP="007A6EDF">
      <w:pPr>
        <w:pStyle w:val="ListBullet"/>
      </w:pPr>
      <w:r w:rsidRPr="00FE0C91">
        <w:t>AWS CloudFormation</w:t>
      </w:r>
      <w:r w:rsidRPr="00FE0C91">
        <w:br/>
      </w:r>
      <w:hyperlink r:id="rId64" w:history="1">
        <w:r w:rsidRPr="00FE0C91">
          <w:rPr>
            <w:rStyle w:val="Hyperlink"/>
          </w:rPr>
          <w:t>http://aws.amazon.com/documentation/cloudformation/</w:t>
        </w:r>
      </w:hyperlink>
      <w:r w:rsidRPr="00FE0C91">
        <w:t xml:space="preserve"> </w:t>
      </w:r>
    </w:p>
    <w:p w14:paraId="10D6B50B" w14:textId="77777777" w:rsidR="007A6EDF" w:rsidRDefault="007A6EDF" w:rsidP="007A6EDF">
      <w:pPr>
        <w:pStyle w:val="ListBullet"/>
      </w:pPr>
      <w:r w:rsidRPr="00FE0C91">
        <w:t>Amazon VPC</w:t>
      </w:r>
      <w:r w:rsidRPr="00FE0C91">
        <w:br/>
      </w:r>
      <w:hyperlink r:id="rId65" w:history="1">
        <w:r w:rsidRPr="00FE0C91">
          <w:rPr>
            <w:rStyle w:val="Hyperlink"/>
          </w:rPr>
          <w:t>http://aws.amazon.com/documentation/vpc/</w:t>
        </w:r>
      </w:hyperlink>
      <w:r w:rsidRPr="00FE0C91">
        <w:t xml:space="preserve"> </w:t>
      </w:r>
    </w:p>
    <w:p w14:paraId="5741EB51" w14:textId="3D4097CD" w:rsidR="007A6EDF" w:rsidRPr="0022075B" w:rsidRDefault="00BC5F26" w:rsidP="007A6EDF">
      <w:pPr>
        <w:spacing w:before="280" w:after="120"/>
        <w:rPr>
          <w:b/>
          <w:bCs/>
          <w:color w:val="4F81BD"/>
          <w:szCs w:val="22"/>
        </w:rPr>
      </w:pPr>
      <w:r>
        <w:rPr>
          <w:b/>
          <w:bCs/>
          <w:color w:val="4F81BD"/>
          <w:szCs w:val="22"/>
        </w:rPr>
        <w:t>Ansible</w:t>
      </w:r>
      <w:r w:rsidR="007A6EDF">
        <w:rPr>
          <w:b/>
          <w:bCs/>
          <w:color w:val="4F81BD"/>
          <w:szCs w:val="22"/>
        </w:rPr>
        <w:t xml:space="preserve"> resources</w:t>
      </w:r>
    </w:p>
    <w:p w14:paraId="2F6E7537" w14:textId="5679A693" w:rsidR="00046DFD" w:rsidRPr="00F538FD" w:rsidRDefault="00046DFD" w:rsidP="00F538FD">
      <w:pPr>
        <w:pStyle w:val="ListBullet"/>
        <w:rPr>
          <w:rFonts w:eastAsiaTheme="majorEastAsia"/>
        </w:rPr>
      </w:pPr>
      <w:r>
        <w:t>Ansible Tower User Guide</w:t>
      </w:r>
      <w:r w:rsidR="00F538FD">
        <w:br/>
      </w:r>
      <w:hyperlink r:id="rId66" w:history="1">
        <w:r w:rsidR="00BC5F26" w:rsidRPr="00F538FD">
          <w:rPr>
            <w:rStyle w:val="Hyperlink"/>
            <w:rFonts w:eastAsiaTheme="majorEastAsia"/>
          </w:rPr>
          <w:t>http://docs.ansible.com/ansible-tower/2.2.0/html/userguide/</w:t>
        </w:r>
      </w:hyperlink>
    </w:p>
    <w:p w14:paraId="1A689F5A" w14:textId="77777777" w:rsidR="00F538FD" w:rsidRPr="0022075B" w:rsidRDefault="00F538FD" w:rsidP="00F538FD">
      <w:pPr>
        <w:spacing w:before="280" w:after="120"/>
        <w:rPr>
          <w:ins w:id="780" w:author="Selamoglu, Handan" w:date="2016-04-11T17:45:00Z"/>
          <w:b/>
          <w:color w:val="4F81BD"/>
        </w:rPr>
      </w:pPr>
      <w:ins w:id="781" w:author="Selamoglu, Handan" w:date="2016-04-11T17:45:00Z">
        <w:r w:rsidRPr="0022075B">
          <w:rPr>
            <w:b/>
            <w:color w:val="4F81BD"/>
          </w:rPr>
          <w:t>Quick Start Reference Deployments</w:t>
        </w:r>
      </w:ins>
    </w:p>
    <w:p w14:paraId="3AB609F3" w14:textId="77777777" w:rsidR="00F538FD" w:rsidRDefault="00F538FD" w:rsidP="00F538FD">
      <w:pPr>
        <w:pStyle w:val="ListBullet"/>
        <w:rPr>
          <w:ins w:id="782" w:author="Selamoglu, Handan" w:date="2016-04-11T17:45:00Z"/>
        </w:rPr>
      </w:pPr>
      <w:ins w:id="783" w:author="Selamoglu, Handan" w:date="2016-04-11T17:45:00Z">
        <w:r>
          <w:t>AWS Quick Start home page</w:t>
        </w:r>
        <w:r w:rsidRPr="00FE0C91">
          <w:br/>
        </w:r>
        <w:r>
          <w:fldChar w:fldCharType="begin"/>
        </w:r>
        <w:r>
          <w:instrText xml:space="preserve"> HYPERLINK "https://aws.amazon.com/quickstart/" </w:instrText>
        </w:r>
        <w:r>
          <w:fldChar w:fldCharType="separate"/>
        </w:r>
        <w:r w:rsidRPr="00FE0C91">
          <w:rPr>
            <w:rStyle w:val="Hyperlink"/>
          </w:rPr>
          <w:t>https://aws.amazon.com/quickstart/</w:t>
        </w:r>
        <w:r>
          <w:rPr>
            <w:rStyle w:val="Hyperlink"/>
          </w:rPr>
          <w:fldChar w:fldCharType="end"/>
        </w:r>
        <w:r w:rsidRPr="00FE0C91">
          <w:t xml:space="preserve"> </w:t>
        </w:r>
      </w:ins>
    </w:p>
    <w:p w14:paraId="74A88957" w14:textId="77777777" w:rsidR="00F538FD" w:rsidRPr="00FE0C91" w:rsidRDefault="00F538FD" w:rsidP="00F538FD">
      <w:pPr>
        <w:pStyle w:val="ListBullet"/>
        <w:rPr>
          <w:ins w:id="784" w:author="Selamoglu, Handan" w:date="2016-04-11T17:45:00Z"/>
        </w:rPr>
      </w:pPr>
      <w:ins w:id="785" w:author="Selamoglu, Handan" w:date="2016-04-11T17:45:00Z">
        <w:r>
          <w:t>Quick Start deployment guides</w:t>
        </w:r>
        <w:r w:rsidRPr="00FE0C91">
          <w:br/>
        </w:r>
        <w:r>
          <w:fldChar w:fldCharType="begin"/>
        </w:r>
        <w:r>
          <w:instrText xml:space="preserve"> HYPERLINK "https://aws.amazon.com/documentation/quickstart/" </w:instrText>
        </w:r>
        <w:r>
          <w:fldChar w:fldCharType="separate"/>
        </w:r>
        <w:r w:rsidRPr="009417C9">
          <w:rPr>
            <w:rStyle w:val="Hyperlink"/>
          </w:rPr>
          <w:t>https://aws.amazon.com/documentation/quickstart/</w:t>
        </w:r>
        <w:r>
          <w:rPr>
            <w:rStyle w:val="Hyperlink"/>
          </w:rPr>
          <w:fldChar w:fldCharType="end"/>
        </w:r>
      </w:ins>
    </w:p>
    <w:p w14:paraId="5FB3BFCA" w14:textId="77777777" w:rsidR="00BC5F26" w:rsidRPr="007A0C80" w:rsidRDefault="00BC5F26" w:rsidP="00BC5F26">
      <w:pPr>
        <w:pStyle w:val="ListBullet"/>
        <w:numPr>
          <w:ilvl w:val="0"/>
          <w:numId w:val="0"/>
        </w:numPr>
        <w:rPr>
          <w:rFonts w:eastAsiaTheme="majorEastAsia"/>
        </w:rPr>
      </w:pPr>
    </w:p>
    <w:p w14:paraId="3CE3CD95" w14:textId="77777777" w:rsidR="007A6EDF" w:rsidRDefault="007A6EDF" w:rsidP="00F538FD">
      <w:pPr>
        <w:pStyle w:val="Heading1"/>
        <w:keepLines w:val="0"/>
      </w:pPr>
      <w:bookmarkStart w:id="786" w:name="_Toc445465218"/>
      <w:bookmarkStart w:id="787" w:name="_Toc448217055"/>
      <w:r>
        <w:lastRenderedPageBreak/>
        <w:t>Send Us Feedback</w:t>
      </w:r>
      <w:bookmarkEnd w:id="786"/>
      <w:bookmarkEnd w:id="787"/>
    </w:p>
    <w:p w14:paraId="0A5297FC" w14:textId="77777777" w:rsidR="007A6EDF" w:rsidRDefault="007A6EDF" w:rsidP="007A6EDF">
      <w:pPr>
        <w:pStyle w:val="Body"/>
        <w:spacing w:after="600"/>
      </w:pPr>
      <w:r>
        <w:t xml:space="preserve">We welcome your questions and comments. Please post your feedback on the </w:t>
      </w:r>
      <w:hyperlink r:id="rId67" w:history="1">
        <w:r>
          <w:rPr>
            <w:rStyle w:val="Hyperlink"/>
            <w:rFonts w:eastAsiaTheme="majorEastAsia"/>
          </w:rPr>
          <w:t>AWS Quick Start Discussion Forum</w:t>
        </w:r>
      </w:hyperlink>
      <w:r>
        <w:t xml:space="preserve">. </w:t>
      </w:r>
    </w:p>
    <w:p w14:paraId="77F15DE8" w14:textId="77777777" w:rsidR="00E916F3" w:rsidRPr="001353B7" w:rsidRDefault="00E916F3" w:rsidP="00E916F3">
      <w:pPr>
        <w:pStyle w:val="Heading1"/>
        <w:keepNext w:val="0"/>
        <w:keepLines w:val="0"/>
      </w:pPr>
      <w:bookmarkStart w:id="788" w:name="_Toc445465219"/>
      <w:bookmarkStart w:id="789" w:name="_Toc448217056"/>
      <w:r>
        <w:t>Document Revisions</w:t>
      </w:r>
      <w:bookmarkEnd w:id="788"/>
      <w:bookmarkEnd w:id="789"/>
    </w:p>
    <w:tbl>
      <w:tblPr>
        <w:tblStyle w:val="AWS"/>
        <w:tblW w:w="9238" w:type="dxa"/>
        <w:tblLayout w:type="fixed"/>
        <w:tblLook w:val="04A0" w:firstRow="1" w:lastRow="0" w:firstColumn="1" w:lastColumn="0" w:noHBand="0" w:noVBand="1"/>
      </w:tblPr>
      <w:tblGrid>
        <w:gridCol w:w="2034"/>
        <w:gridCol w:w="4158"/>
        <w:gridCol w:w="3046"/>
      </w:tblGrid>
      <w:tr w:rsidR="00E916F3" w14:paraId="207101E9" w14:textId="77777777" w:rsidTr="00573F44">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034" w:type="dxa"/>
            <w:hideMark/>
          </w:tcPr>
          <w:p w14:paraId="01AC8266" w14:textId="77777777" w:rsidR="00E916F3" w:rsidRDefault="00E916F3" w:rsidP="00512259">
            <w:pPr>
              <w:rPr>
                <w:rFonts w:asciiTheme="majorHAnsi" w:hAnsiTheme="majorHAnsi"/>
                <w:sz w:val="18"/>
              </w:rPr>
            </w:pPr>
            <w:r>
              <w:rPr>
                <w:sz w:val="18"/>
              </w:rPr>
              <w:t>Date</w:t>
            </w:r>
          </w:p>
        </w:tc>
        <w:tc>
          <w:tcPr>
            <w:tcW w:w="4158" w:type="dxa"/>
            <w:hideMark/>
          </w:tcPr>
          <w:p w14:paraId="521332EF"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046" w:type="dxa"/>
            <w:hideMark/>
          </w:tcPr>
          <w:p w14:paraId="4595D74A"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E916F3" w14:paraId="5FA81A65" w14:textId="77777777" w:rsidTr="00BC5F26">
        <w:trPr>
          <w:trHeight w:val="340"/>
        </w:trPr>
        <w:tc>
          <w:tcPr>
            <w:cnfStyle w:val="001000000000" w:firstRow="0" w:lastRow="0" w:firstColumn="1" w:lastColumn="0" w:oddVBand="0" w:evenVBand="0" w:oddHBand="0" w:evenHBand="0" w:firstRowFirstColumn="0" w:firstRowLastColumn="0" w:lastRowFirstColumn="0" w:lastRowLastColumn="0"/>
            <w:tcW w:w="2034" w:type="dxa"/>
            <w:hideMark/>
          </w:tcPr>
          <w:p w14:paraId="2A62FAD2" w14:textId="02251FF4" w:rsidR="00E916F3" w:rsidRPr="001977E6" w:rsidRDefault="00C664FA" w:rsidP="00512259">
            <w:pPr>
              <w:pStyle w:val="Tabletext"/>
            </w:pPr>
            <w:r>
              <w:rPr>
                <w:color w:val="auto"/>
              </w:rPr>
              <w:t>April</w:t>
            </w:r>
            <w:r w:rsidR="00E916F3">
              <w:rPr>
                <w:color w:val="auto"/>
              </w:rPr>
              <w:t xml:space="preserve"> 2016</w:t>
            </w:r>
          </w:p>
        </w:tc>
        <w:tc>
          <w:tcPr>
            <w:tcW w:w="4158" w:type="dxa"/>
            <w:hideMark/>
          </w:tcPr>
          <w:p w14:paraId="323D2674" w14:textId="091153B0" w:rsidR="00E916F3" w:rsidRPr="00245A99" w:rsidRDefault="00E916F3"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r w:rsidRPr="00245A99">
              <w:rPr>
                <w:color w:val="auto"/>
              </w:rPr>
              <w:t>Initial publication</w:t>
            </w:r>
            <w:del w:id="790" w:author="Selamoglu, Handan" w:date="2016-04-11T17:46:00Z">
              <w:r w:rsidR="00BC5F26" w:rsidDel="00F538FD">
                <w:rPr>
                  <w:color w:val="auto"/>
                </w:rPr>
                <w:delText xml:space="preserve"> (Draft)</w:delText>
              </w:r>
            </w:del>
          </w:p>
        </w:tc>
        <w:tc>
          <w:tcPr>
            <w:tcW w:w="3046" w:type="dxa"/>
            <w:hideMark/>
          </w:tcPr>
          <w:p w14:paraId="6EF8F3A6" w14:textId="54305B9C" w:rsidR="00E916F3" w:rsidRPr="00245A99" w:rsidRDefault="00C40D61" w:rsidP="00D30880">
            <w:pPr>
              <w:pStyle w:val="Tabletext"/>
              <w:numPr>
                <w:ilvl w:val="0"/>
                <w:numId w:val="13"/>
              </w:numPr>
              <w:cnfStyle w:val="000000000000" w:firstRow="0" w:lastRow="0" w:firstColumn="0" w:lastColumn="0" w:oddVBand="0" w:evenVBand="0" w:oddHBand="0" w:evenHBand="0" w:firstRowFirstColumn="0" w:firstRowLastColumn="0" w:lastRowFirstColumn="0" w:lastRowLastColumn="0"/>
              <w:rPr>
                <w:color w:val="auto"/>
              </w:rPr>
            </w:pPr>
            <w:del w:id="791" w:author="Selamoglu, Handan" w:date="2016-04-11T17:46:00Z">
              <w:r w:rsidDel="00F538FD">
                <w:rPr>
                  <w:color w:val="auto"/>
                </w:rPr>
                <w:delText>All</w:delText>
              </w:r>
            </w:del>
          </w:p>
        </w:tc>
      </w:tr>
    </w:tbl>
    <w:p w14:paraId="72BDBE61" w14:textId="654793DA" w:rsidR="008A3078" w:rsidRPr="007A0C80" w:rsidRDefault="008A3078" w:rsidP="00C664FA">
      <w:pPr>
        <w:pStyle w:val="Body"/>
        <w:rPr>
          <w:rFonts w:eastAsiaTheme="majorEastAsia"/>
        </w:rPr>
      </w:pPr>
    </w:p>
    <w:sectPr w:rsidR="008A3078" w:rsidRPr="007A0C80" w:rsidSect="00224B27">
      <w:headerReference w:type="default" r:id="rId68"/>
      <w:footerReference w:type="default" r:id="rId69"/>
      <w:headerReference w:type="first" r:id="rId70"/>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Selamoglu, Handan" w:date="2016-04-11T10:21:00Z" w:initials="SH">
    <w:p w14:paraId="2D373A5F" w14:textId="7FE14135" w:rsidR="001A46FF" w:rsidRDefault="001A46FF">
      <w:pPr>
        <w:pStyle w:val="CommentText"/>
      </w:pPr>
      <w:r>
        <w:rPr>
          <w:rStyle w:val="CommentReference"/>
        </w:rPr>
        <w:annotationRef/>
      </w:r>
      <w:r>
        <w:t>I changed the wording in this section to differentiate this text from the Ansible overview, since we want to avoid copying their words.</w:t>
      </w:r>
    </w:p>
  </w:comment>
  <w:comment w:id="80" w:author="Selamoglu, Handan" w:date="2016-04-11T10:36:00Z" w:initials="SH">
    <w:p w14:paraId="75BB2C2D" w14:textId="36405691" w:rsidR="001A46FF" w:rsidRDefault="001A46FF">
      <w:pPr>
        <w:pStyle w:val="CommentText"/>
      </w:pPr>
      <w:r>
        <w:rPr>
          <w:rStyle w:val="CommentReference"/>
        </w:rPr>
        <w:annotationRef/>
      </w:r>
      <w:r>
        <w:t>Are my edits correct? I couldn’t really find any decent description of a module on the Ansible site.</w:t>
      </w:r>
    </w:p>
  </w:comment>
  <w:comment w:id="92" w:author="Selamoglu, Handan" w:date="2016-04-11T10:49:00Z" w:initials="SH">
    <w:p w14:paraId="2C3A4B95" w14:textId="66F479D1" w:rsidR="001A46FF" w:rsidRDefault="001A46FF" w:rsidP="004E74DA">
      <w:pPr>
        <w:pStyle w:val="CommentText"/>
      </w:pPr>
      <w:r>
        <w:rPr>
          <w:rStyle w:val="CommentReference"/>
        </w:rPr>
        <w:annotationRef/>
      </w:r>
      <w:r>
        <w:t xml:space="preserve">We should also add some specific information about Ansible Tower, since that’s what the Quick Start deploys. Maybe something as short as “Ansible Tower is a web-based user interface for Ansible. Its visual dashboard handles permissions, lets you test, schedule, and deploy Ansible playbooks, and provides centralized logging, auditing, and system tracking. Ansible Tower also provides a RESTful API that enables you to embed Tower into your own tools and processes.” </w:t>
      </w:r>
    </w:p>
    <w:p w14:paraId="7E736165" w14:textId="77777777" w:rsidR="001A46FF" w:rsidRDefault="001A46FF">
      <w:pPr>
        <w:pStyle w:val="CommentText"/>
      </w:pPr>
    </w:p>
    <w:p w14:paraId="2B6C5375" w14:textId="75CA7B67" w:rsidR="001A46FF" w:rsidRDefault="001A46FF">
      <w:pPr>
        <w:pStyle w:val="CommentText"/>
      </w:pPr>
      <w:r>
        <w:t>Also, which version of Ansible Tower does the Quick Start deploy? We often get questions about version support, so we should include that somewhere.</w:t>
      </w:r>
    </w:p>
  </w:comment>
  <w:comment w:id="96" w:author="Selamoglu, Handan" w:date="2016-04-12T08:47:00Z" w:initials="SH">
    <w:p w14:paraId="59F905A4" w14:textId="2F5CC477" w:rsidR="001A46FF" w:rsidRDefault="001A46FF">
      <w:pPr>
        <w:pStyle w:val="CommentText"/>
      </w:pPr>
      <w:r>
        <w:rPr>
          <w:rStyle w:val="CommentReference"/>
        </w:rPr>
        <w:annotationRef/>
      </w:r>
      <w:r>
        <w:t>Two?</w:t>
      </w:r>
    </w:p>
  </w:comment>
  <w:comment w:id="98" w:author="Selamoglu, Handan" w:date="2016-04-12T08:47:00Z" w:initials="SH">
    <w:p w14:paraId="013F73BB" w14:textId="2BF3D1FC" w:rsidR="001A46FF" w:rsidRDefault="001A46FF">
      <w:pPr>
        <w:pStyle w:val="CommentText"/>
      </w:pPr>
      <w:r>
        <w:rPr>
          <w:rStyle w:val="CommentReference"/>
        </w:rPr>
        <w:annotationRef/>
      </w:r>
      <w:r>
        <w:t>Removing because you can’t customize the instance type</w:t>
      </w:r>
    </w:p>
  </w:comment>
  <w:comment w:id="101" w:author="Selamoglu, Handan" w:date="2016-04-11T11:15:00Z" w:initials="SH">
    <w:p w14:paraId="5053C096" w14:textId="5A1A075F" w:rsidR="001A46FF" w:rsidRDefault="001A46FF">
      <w:pPr>
        <w:pStyle w:val="CommentText"/>
      </w:pPr>
      <w:r>
        <w:rPr>
          <w:rStyle w:val="CommentReference"/>
        </w:rPr>
        <w:annotationRef/>
      </w:r>
      <w:r>
        <w:t>I think this was the cost for Puppet. Did Ansible turn out to be the same?</w:t>
      </w:r>
    </w:p>
  </w:comment>
  <w:comment w:id="112" w:author="Selamoglu, Handan" w:date="2016-04-11T11:24:00Z" w:initials="SH">
    <w:p w14:paraId="67518F51" w14:textId="69F4491C" w:rsidR="001A46FF" w:rsidRDefault="001A46FF">
      <w:pPr>
        <w:pStyle w:val="CommentText"/>
      </w:pPr>
      <w:r>
        <w:rPr>
          <w:rStyle w:val="CommentReference"/>
        </w:rPr>
        <w:annotationRef/>
      </w:r>
      <w:r>
        <w:t>If the license agreement already covers this specific legalese, I wouldn’t include it here.</w:t>
      </w:r>
    </w:p>
  </w:comment>
  <w:comment w:id="134" w:author="Selamoglu, Handan" w:date="2016-04-12T08:50:00Z" w:initials="SH">
    <w:p w14:paraId="6AFBF49C" w14:textId="09058B51" w:rsidR="001A46FF" w:rsidRDefault="001A46FF">
      <w:pPr>
        <w:pStyle w:val="CommentText"/>
      </w:pPr>
      <w:r>
        <w:rPr>
          <w:rStyle w:val="CommentReference"/>
        </w:rPr>
        <w:annotationRef/>
      </w:r>
      <w:r>
        <w:t>But they don’t need to license it separately from Ansible Tower, do they? It’s included in the 10-host trial license?</w:t>
      </w:r>
    </w:p>
  </w:comment>
  <w:comment w:id="138" w:author="Tony Vattathil" w:date="2016-04-05T13:11:00Z" w:initials="TNV">
    <w:p w14:paraId="626F0B9F" w14:textId="77777777" w:rsidR="001A46FF" w:rsidRDefault="001A46FF">
      <w:pPr>
        <w:pStyle w:val="CommentText"/>
      </w:pPr>
    </w:p>
    <w:p w14:paraId="6584492A" w14:textId="698D7234" w:rsidR="001A46FF" w:rsidRDefault="001A46FF">
      <w:pPr>
        <w:pStyle w:val="CommentText"/>
      </w:pPr>
      <w:r w:rsidRPr="00592F10">
        <w:rPr>
          <w:color w:val="FF0000"/>
        </w:rPr>
        <w:t xml:space="preserve">Replace </w:t>
      </w:r>
      <w:r>
        <w:t>Puppet Master with Ansible Tower</w:t>
      </w:r>
    </w:p>
    <w:p w14:paraId="0BC12BFC" w14:textId="459C523B" w:rsidR="001A46FF" w:rsidRDefault="001A46FF" w:rsidP="00592F10">
      <w:pPr>
        <w:pStyle w:val="CommentText"/>
      </w:pPr>
      <w:r w:rsidRPr="00592F10">
        <w:rPr>
          <w:color w:val="FF0000"/>
        </w:rPr>
        <w:t xml:space="preserve">Replace </w:t>
      </w:r>
      <w:r>
        <w:t>Puppet agent with Ansible Client</w:t>
      </w:r>
    </w:p>
    <w:p w14:paraId="0FD88835" w14:textId="77777777" w:rsidR="001A46FF" w:rsidRDefault="001A46FF" w:rsidP="00592F10">
      <w:pPr>
        <w:pStyle w:val="CommentText"/>
        <w:rPr>
          <w:color w:val="FF0000"/>
        </w:rPr>
      </w:pPr>
    </w:p>
    <w:p w14:paraId="2EDA82CC" w14:textId="458E0913" w:rsidR="001A46FF" w:rsidRDefault="001A46FF" w:rsidP="00592F10">
      <w:pPr>
        <w:pStyle w:val="CommentText"/>
      </w:pPr>
      <w:r w:rsidRPr="00592F10">
        <w:rPr>
          <w:color w:val="FF0000"/>
        </w:rPr>
        <w:t xml:space="preserve">Replace </w:t>
      </w:r>
      <w:r>
        <w:t>linuxagent with linuxclient</w:t>
      </w:r>
    </w:p>
    <w:p w14:paraId="736A9D0E" w14:textId="21026FFA" w:rsidR="001A46FF" w:rsidRDefault="001A46FF" w:rsidP="00592F10">
      <w:pPr>
        <w:pStyle w:val="CommentText"/>
      </w:pPr>
      <w:r>
        <w:rPr>
          <w:color w:val="FF0000"/>
        </w:rPr>
        <w:t xml:space="preserve">Remove </w:t>
      </w:r>
      <w:r w:rsidRPr="00592F10">
        <w:rPr>
          <w:color w:val="FF0000"/>
        </w:rPr>
        <w:t>Puppet</w:t>
      </w:r>
      <w:r>
        <w:t xml:space="preserve"> agent (windows)</w:t>
      </w:r>
    </w:p>
    <w:p w14:paraId="591DC58D" w14:textId="03EC9B18" w:rsidR="001A46FF" w:rsidRDefault="001A46FF">
      <w:pPr>
        <w:pStyle w:val="CommentText"/>
      </w:pPr>
    </w:p>
  </w:comment>
  <w:comment w:id="136" w:author="Tony Vattathil" w:date="2016-04-05T13:16:00Z" w:initials="TNV">
    <w:p w14:paraId="6A68E208" w14:textId="54B44FF5" w:rsidR="001A46FF" w:rsidRDefault="001A46FF">
      <w:pPr>
        <w:pStyle w:val="CommentText"/>
      </w:pPr>
      <w:r>
        <w:rPr>
          <w:rStyle w:val="CommentReference"/>
        </w:rPr>
        <w:annotationRef/>
      </w:r>
    </w:p>
  </w:comment>
  <w:comment w:id="137" w:author="Selamoglu, Handan" w:date="2016-04-11T17:53:00Z" w:initials="SH">
    <w:p w14:paraId="63D12CE6" w14:textId="0DF1B5F5" w:rsidR="001A46FF" w:rsidRDefault="001A46FF">
      <w:pPr>
        <w:pStyle w:val="CommentText"/>
      </w:pPr>
      <w:r>
        <w:rPr>
          <w:rStyle w:val="CommentReference"/>
        </w:rPr>
        <w:annotationRef/>
      </w:r>
      <w:r>
        <w:t>Please check my changes to the diagram. Should we remoe Route 53 as well? It’s not mentioned in the guide.</w:t>
      </w:r>
    </w:p>
  </w:comment>
  <w:comment w:id="153" w:author="Selamoglu, Handan" w:date="2016-04-11T17:52:00Z" w:initials="SH">
    <w:p w14:paraId="3F2F7D63" w14:textId="6DB8474B" w:rsidR="001A46FF" w:rsidRDefault="001A46FF">
      <w:pPr>
        <w:pStyle w:val="CommentText"/>
      </w:pPr>
      <w:r>
        <w:rPr>
          <w:rStyle w:val="CommentReference"/>
        </w:rPr>
        <w:annotationRef/>
      </w:r>
      <w:r>
        <w:t>What do they need to do to switch to RHEL? I don’t think it’s obvious from the procedure discussed in the guide. If it’s complicated, maybe we shouldn’t mention it.</w:t>
      </w:r>
    </w:p>
  </w:comment>
  <w:comment w:id="161" w:author="Selamoglu, Handan" w:date="2016-04-11T11:49:00Z" w:initials="SH">
    <w:p w14:paraId="5837EA1F" w14:textId="1E4E466F" w:rsidR="001A46FF" w:rsidRDefault="001A46FF">
      <w:pPr>
        <w:pStyle w:val="CommentText"/>
      </w:pPr>
      <w:r>
        <w:rPr>
          <w:rStyle w:val="CommentReference"/>
        </w:rPr>
        <w:annotationRef/>
      </w:r>
      <w:r>
        <w:t>We added this section for Puppet because there were a lot of details such as certificates, master/agent installation, etc. Since your sections are much shorter, I think we can fold this into the Architecture section.</w:t>
      </w:r>
    </w:p>
  </w:comment>
  <w:comment w:id="174" w:author="Selamoglu, Handan" w:date="2016-04-11T14:51:00Z" w:initials="SH">
    <w:p w14:paraId="567E581C" w14:textId="61F3C0FE" w:rsidR="001A46FF" w:rsidRDefault="001A46FF">
      <w:pPr>
        <w:pStyle w:val="CommentText"/>
      </w:pPr>
      <w:r>
        <w:rPr>
          <w:rStyle w:val="CommentReference"/>
        </w:rPr>
        <w:annotationRef/>
      </w:r>
      <w:r>
        <w:t>Maybe mention that Ansible Tower also installs Ansible, so you don’t have to install it separately. However, if you already have Ansible installed, the installation program will detect and skip that part of the installation.</w:t>
      </w:r>
    </w:p>
  </w:comment>
  <w:comment w:id="176" w:author="Selamoglu, Handan" w:date="2016-04-12T08:55:00Z" w:initials="SH">
    <w:p w14:paraId="2953F100" w14:textId="03C1D774" w:rsidR="009333B0" w:rsidRDefault="009333B0">
      <w:pPr>
        <w:pStyle w:val="CommentText"/>
      </w:pPr>
      <w:r>
        <w:rPr>
          <w:rStyle w:val="CommentReference"/>
        </w:rPr>
        <w:annotationRef/>
      </w:r>
      <w:r>
        <w:t>You called this “Linux Ansible client” earlier. Should we say “Linux client for Ansible” here, too?</w:t>
      </w:r>
    </w:p>
  </w:comment>
  <w:comment w:id="196" w:author="Selamoglu, Handan" w:date="2016-04-11T11:52:00Z" w:initials="SH">
    <w:p w14:paraId="7768D349" w14:textId="3E7324A1" w:rsidR="001A46FF" w:rsidRDefault="001A46FF">
      <w:pPr>
        <w:pStyle w:val="CommentText"/>
      </w:pPr>
      <w:r>
        <w:rPr>
          <w:rStyle w:val="CommentReference"/>
        </w:rPr>
        <w:annotationRef/>
      </w:r>
      <w:r>
        <w:t>Doesn’t look like you have any prereqs, so removing this.</w:t>
      </w:r>
      <w:r w:rsidR="009333B0">
        <w:t xml:space="preserve"> Do we need to keep the SSH prereq, though?</w:t>
      </w:r>
    </w:p>
  </w:comment>
  <w:comment w:id="211" w:author="Selamoglu, Handan" w:date="2016-04-11T17:55:00Z" w:initials="SH">
    <w:p w14:paraId="5C1C1E2B" w14:textId="29C34F3F" w:rsidR="001A46FF" w:rsidRDefault="001A46FF">
      <w:pPr>
        <w:pStyle w:val="CommentText"/>
      </w:pPr>
      <w:r>
        <w:rPr>
          <w:rStyle w:val="CommentReference"/>
        </w:rPr>
        <w:annotationRef/>
      </w:r>
      <w:r>
        <w:t>When the text for those steps is final, I’ll revise this summary to match.</w:t>
      </w:r>
    </w:p>
  </w:comment>
  <w:comment w:id="217" w:author="Selamoglu, Handan" w:date="2016-04-11T14:01:00Z" w:initials="SH">
    <w:p w14:paraId="77F243FE" w14:textId="51B6F869" w:rsidR="001A46FF" w:rsidRDefault="001A46FF">
      <w:pPr>
        <w:pStyle w:val="CommentText"/>
      </w:pPr>
      <w:r>
        <w:rPr>
          <w:rStyle w:val="CommentReference"/>
        </w:rPr>
        <w:annotationRef/>
      </w:r>
      <w:r>
        <w:t>They might also request a service limit increase if they’re already using t2.medium for some other deployment and need more capacity, right?</w:t>
      </w:r>
    </w:p>
    <w:p w14:paraId="71F7FD22" w14:textId="77777777" w:rsidR="001A46FF" w:rsidRDefault="001A46FF">
      <w:pPr>
        <w:pStyle w:val="CommentText"/>
      </w:pPr>
    </w:p>
    <w:p w14:paraId="7364C61C" w14:textId="4AB21502" w:rsidR="001A46FF" w:rsidRDefault="001A46FF">
      <w:pPr>
        <w:pStyle w:val="CommentText"/>
      </w:pPr>
      <w:r>
        <w:t>I don’t see any parameter that lets them choose a different instance type, so I think we should just say “if necessary”.</w:t>
      </w:r>
    </w:p>
  </w:comment>
  <w:comment w:id="231" w:author="Selamoglu, Handan" w:date="2016-04-11T13:43:00Z" w:initials="SH">
    <w:p w14:paraId="29FC1775" w14:textId="44C3E85F" w:rsidR="001A46FF" w:rsidRDefault="001A46FF">
      <w:pPr>
        <w:pStyle w:val="CommentText"/>
      </w:pPr>
      <w:r>
        <w:rPr>
          <w:rStyle w:val="CommentReference"/>
        </w:rPr>
        <w:annotationRef/>
      </w:r>
      <w:r>
        <w:t>I don’t see labels for these parameters in the main template. Are you planning to add them, or should we remove this column?</w:t>
      </w:r>
    </w:p>
  </w:comment>
  <w:comment w:id="233" w:author="Selamoglu, Handan" w:date="2016-04-11T13:44:00Z" w:initials="SH">
    <w:p w14:paraId="0BDD941A" w14:textId="6C458357" w:rsidR="001A46FF" w:rsidRDefault="001A46FF">
      <w:pPr>
        <w:pStyle w:val="CommentText"/>
      </w:pPr>
      <w:r>
        <w:rPr>
          <w:rStyle w:val="CommentReference"/>
        </w:rPr>
        <w:annotationRef/>
      </w:r>
      <w:r>
        <w:t xml:space="preserve">In other templates, we use the term “complex password” and link to </w:t>
      </w:r>
      <w:hyperlink r:id="rId1" w:history="1">
        <w:r w:rsidRPr="00956E6A">
          <w:rPr>
            <w:rStyle w:val="Hyperlink"/>
          </w:rPr>
          <w:t>https://technet.microsoft.com/en-us/library/hh994562.aspx</w:t>
        </w:r>
      </w:hyperlink>
      <w:r>
        <w:t xml:space="preserve">.. Shall we do that here, too. </w:t>
      </w:r>
    </w:p>
  </w:comment>
  <w:comment w:id="249" w:author="Selamoglu, Handan" w:date="2016-04-12T09:05:00Z" w:initials="SH">
    <w:p w14:paraId="76BF8E63" w14:textId="303EDEA6" w:rsidR="001C10B3" w:rsidRDefault="001C10B3">
      <w:pPr>
        <w:pStyle w:val="CommentText"/>
      </w:pPr>
      <w:r>
        <w:rPr>
          <w:rStyle w:val="CommentReference"/>
        </w:rPr>
        <w:annotationRef/>
      </w:r>
      <w:r>
        <w:t>Same requirements as above for the admin password?</w:t>
      </w:r>
    </w:p>
  </w:comment>
  <w:comment w:id="282" w:author="Selamoglu, Handan" w:date="2016-04-11T14:25:00Z" w:initials="SH">
    <w:p w14:paraId="0C48A650" w14:textId="2AB65F1A" w:rsidR="001A46FF" w:rsidRDefault="001A46FF">
      <w:pPr>
        <w:pStyle w:val="CommentText"/>
      </w:pPr>
      <w:r>
        <w:rPr>
          <w:rStyle w:val="CommentReference"/>
        </w:rPr>
        <w:annotationRef/>
      </w:r>
      <w:r>
        <w:t>I’m not clear how this works. They still need to create the user, but they can use the policy you’ve already created for them, right? So during deployment do they get access to the PowerUser policy?</w:t>
      </w:r>
    </w:p>
  </w:comment>
  <w:comment w:id="292" w:author="Selamoglu, Handan" w:date="2016-04-11T14:12:00Z" w:initials="SH">
    <w:p w14:paraId="1939EB56" w14:textId="18DC1FBA" w:rsidR="001A46FF" w:rsidRDefault="001A46FF">
      <w:pPr>
        <w:pStyle w:val="CommentText"/>
      </w:pPr>
      <w:r>
        <w:rPr>
          <w:rStyle w:val="CommentReference"/>
        </w:rPr>
        <w:annotationRef/>
      </w:r>
      <w:r>
        <w:t>Can you briefly de</w:t>
      </w:r>
      <w:r w:rsidR="001C10B3">
        <w:t>scribe the necessary privileges for users who want to use an existing account?</w:t>
      </w:r>
    </w:p>
  </w:comment>
  <w:comment w:id="323" w:author="Selamoglu, Handan" w:date="2016-04-11T14:29:00Z" w:initials="SH">
    <w:p w14:paraId="4A88C457" w14:textId="49AC4779" w:rsidR="001A46FF" w:rsidRDefault="001A46FF">
      <w:pPr>
        <w:pStyle w:val="CommentText"/>
      </w:pPr>
      <w:r>
        <w:rPr>
          <w:rStyle w:val="CommentReference"/>
        </w:rPr>
        <w:annotationRef/>
      </w:r>
      <w:r>
        <w:t>Where do they get the PowerUserAccess policy? If it’s not too long, maybe we should include the policy in this doc (e.g., in an appendix) so they see what the permissions are?</w:t>
      </w:r>
    </w:p>
  </w:comment>
  <w:comment w:id="345" w:author="Selamoglu, Handan" w:date="2016-04-11T17:00:00Z" w:initials="SH">
    <w:p w14:paraId="4D8EEC81" w14:textId="3D16AAEC" w:rsidR="001A46FF" w:rsidRDefault="001A46FF">
      <w:pPr>
        <w:pStyle w:val="CommentText"/>
      </w:pPr>
      <w:r>
        <w:rPr>
          <w:rStyle w:val="CommentReference"/>
        </w:rPr>
        <w:annotationRef/>
      </w:r>
      <w:r>
        <w:t>Do we have any information for folks who already have a Tower license they want to use?</w:t>
      </w:r>
    </w:p>
  </w:comment>
  <w:comment w:id="366" w:author="Selamoglu, Handan" w:date="2016-04-11T14:44:00Z" w:initials="SH">
    <w:p w14:paraId="076DC4A7" w14:textId="77777777" w:rsidR="001A46FF" w:rsidRDefault="001A46FF">
      <w:pPr>
        <w:pStyle w:val="CommentText"/>
      </w:pPr>
      <w:r>
        <w:rPr>
          <w:rStyle w:val="CommentReference"/>
        </w:rPr>
        <w:annotationRef/>
      </w:r>
      <w:r>
        <w:t>Where do they see this? Maybe we should just give them the EC2 console option.</w:t>
      </w:r>
    </w:p>
    <w:p w14:paraId="191DEAB3" w14:textId="77777777" w:rsidR="001A46FF" w:rsidRDefault="001A46FF">
      <w:pPr>
        <w:pStyle w:val="CommentText"/>
      </w:pPr>
    </w:p>
    <w:p w14:paraId="34C59BCE" w14:textId="229860FF" w:rsidR="001A46FF" w:rsidRDefault="001A46FF">
      <w:pPr>
        <w:pStyle w:val="CommentText"/>
      </w:pPr>
      <w:r>
        <w:t>Is it not possible to provide a URL to Ansible Tower, as done in Puppet or PCI?</w:t>
      </w:r>
    </w:p>
  </w:comment>
  <w:comment w:id="371" w:author="Selamoglu, Handan" w:date="2016-04-12T09:13:00Z" w:initials="SH">
    <w:p w14:paraId="4292F4F0" w14:textId="39343D40" w:rsidR="007E7939" w:rsidRDefault="007E7939">
      <w:pPr>
        <w:pStyle w:val="CommentText"/>
      </w:pPr>
      <w:r>
        <w:rPr>
          <w:rStyle w:val="CommentReference"/>
        </w:rPr>
        <w:annotationRef/>
      </w:r>
      <w:r>
        <w:t>I drew a red box around that line</w:t>
      </w:r>
    </w:p>
  </w:comment>
  <w:comment w:id="391" w:author="Selamoglu, Handan" w:date="2016-04-11T14:49:00Z" w:initials="SH">
    <w:p w14:paraId="7EE1BD96" w14:textId="76ED9E34" w:rsidR="001A46FF" w:rsidRDefault="001A46FF">
      <w:pPr>
        <w:pStyle w:val="CommentText"/>
      </w:pPr>
      <w:r>
        <w:rPr>
          <w:rStyle w:val="CommentReference"/>
        </w:rPr>
        <w:annotationRef/>
      </w:r>
      <w:r>
        <w:rPr>
          <w:rStyle w:val="CommentReference"/>
        </w:rPr>
        <w:t>Where is this?</w:t>
      </w:r>
    </w:p>
  </w:comment>
  <w:comment w:id="392" w:author="Selamoglu, Handan" w:date="2016-04-11T15:06:00Z" w:initials="SH">
    <w:p w14:paraId="2A96313F" w14:textId="109F3491" w:rsidR="001A46FF" w:rsidRDefault="001A46FF">
      <w:pPr>
        <w:pStyle w:val="CommentText"/>
      </w:pPr>
      <w:r>
        <w:rPr>
          <w:rStyle w:val="CommentReference"/>
        </w:rPr>
        <w:annotationRef/>
      </w:r>
      <w:r>
        <w:t>I think the Puppet guide went into the self-signed cert issue in more depth. That’s probably a good idea here, too, since the security team always dings us for the self-signed certificates.</w:t>
      </w:r>
    </w:p>
  </w:comment>
  <w:comment w:id="404" w:author="Selamoglu, Handan" w:date="2016-04-12T09:36:00Z" w:initials="SH">
    <w:p w14:paraId="3B4CAE62" w14:textId="0E8159F0" w:rsidR="00D1431F" w:rsidRDefault="00D1431F">
      <w:pPr>
        <w:pStyle w:val="CommentText"/>
      </w:pPr>
      <w:r>
        <w:rPr>
          <w:rStyle w:val="CommentReference"/>
        </w:rPr>
        <w:annotationRef/>
      </w:r>
      <w:r>
        <w:t>I wonder if we should skip the screenshot to avoid drawing so much attention to this, esp. since the UI will depend on the browser.</w:t>
      </w:r>
    </w:p>
  </w:comment>
  <w:comment w:id="419" w:author="Selamoglu, Handan" w:date="2016-04-12T09:17:00Z" w:initials="SH">
    <w:p w14:paraId="04798D30" w14:textId="0133E536" w:rsidR="007E7939" w:rsidRDefault="007E7939">
      <w:pPr>
        <w:pStyle w:val="CommentText"/>
      </w:pPr>
      <w:r>
        <w:rPr>
          <w:rStyle w:val="CommentReference"/>
        </w:rPr>
        <w:annotationRef/>
      </w:r>
      <w:r>
        <w:t>This screenshot seems unnecessary, because the instructions are pretty straightforward. What do you think?</w:t>
      </w:r>
    </w:p>
  </w:comment>
  <w:comment w:id="456" w:author="Selamoglu, Handan" w:date="2016-04-11T16:57:00Z" w:initials="SH">
    <w:p w14:paraId="7ED26FEF" w14:textId="2922813C" w:rsidR="001A46FF" w:rsidRDefault="001A46FF">
      <w:pPr>
        <w:pStyle w:val="CommentText"/>
      </w:pPr>
      <w:r>
        <w:rPr>
          <w:rStyle w:val="CommentReference"/>
        </w:rPr>
        <w:annotationRef/>
      </w:r>
      <w:r>
        <w:t>It’s not clear how this information fits in at this step of the process. Don’t they access and manage the instance through the Tower dashboard in later steps?</w:t>
      </w:r>
    </w:p>
  </w:comment>
  <w:comment w:id="458" w:author="Selamoglu, Handan" w:date="2016-04-11T15:40:00Z" w:initials="SH">
    <w:p w14:paraId="4FC72F36" w14:textId="7FD959F4" w:rsidR="001A46FF" w:rsidRDefault="001A46FF">
      <w:pPr>
        <w:pStyle w:val="CommentText"/>
      </w:pPr>
      <w:r>
        <w:rPr>
          <w:rStyle w:val="CommentReference"/>
        </w:rPr>
        <w:annotationRef/>
      </w:r>
      <w:r>
        <w:t>Is there a screen before the one in Fig 12? I don’t see any red boxes here.</w:t>
      </w:r>
    </w:p>
  </w:comment>
  <w:comment w:id="468" w:author="Selamoglu, Handan" w:date="2016-04-11T15:57:00Z" w:initials="SH">
    <w:p w14:paraId="08E9A390" w14:textId="1363FB18" w:rsidR="001A46FF" w:rsidRDefault="001A46FF">
      <w:pPr>
        <w:pStyle w:val="CommentText"/>
      </w:pPr>
      <w:r>
        <w:rPr>
          <w:rStyle w:val="CommentReference"/>
        </w:rPr>
        <w:annotationRef/>
      </w:r>
      <w:r>
        <w:t>It’s probably not a good idea to display your name</w:t>
      </w:r>
      <w:r w:rsidR="00D1431F">
        <w:t xml:space="preserve"> in Fig 12</w:t>
      </w:r>
      <w:r>
        <w:t xml:space="preserve">. There’s a list of names, companies, etc. at </w:t>
      </w:r>
      <w:hyperlink r:id="rId2" w:history="1">
        <w:r w:rsidRPr="00956E6A">
          <w:rPr>
            <w:rStyle w:val="Hyperlink"/>
          </w:rPr>
          <w:t>http://alpha-docs-aws.amazon.com/awsstyleguide/latest/styleguide/safenames.html</w:t>
        </w:r>
      </w:hyperlink>
      <w:r>
        <w:t xml:space="preserve"> that you can choose from. I’d also avoid Jane Roe, though, for obvious reasons. No idea why that’s on the list.</w:t>
      </w:r>
    </w:p>
    <w:p w14:paraId="1569F97B" w14:textId="77777777" w:rsidR="001A46FF" w:rsidRDefault="001A46FF">
      <w:pPr>
        <w:pStyle w:val="CommentText"/>
      </w:pPr>
    </w:p>
    <w:p w14:paraId="67471F46" w14:textId="255E01E9" w:rsidR="001A46FF" w:rsidRDefault="001A46FF">
      <w:pPr>
        <w:pStyle w:val="CommentText"/>
      </w:pPr>
      <w:r>
        <w:t>We can also obscure information by blurring it, if necessary.</w:t>
      </w:r>
    </w:p>
  </w:comment>
  <w:comment w:id="478" w:author="Selamoglu, Handan" w:date="2016-04-12T09:20:00Z" w:initials="SH">
    <w:p w14:paraId="5E524669" w14:textId="3B555110" w:rsidR="007E7939" w:rsidRDefault="007E7939">
      <w:pPr>
        <w:pStyle w:val="CommentText"/>
      </w:pPr>
      <w:r>
        <w:rPr>
          <w:rStyle w:val="CommentReference"/>
        </w:rPr>
        <w:annotationRef/>
      </w:r>
      <w:r>
        <w:t>I think we can remove this screenshot, too.</w:t>
      </w:r>
    </w:p>
  </w:comment>
  <w:comment w:id="482" w:author="Selamoglu, Handan" w:date="2016-04-11T15:53:00Z" w:initials="SH">
    <w:p w14:paraId="65CA1649" w14:textId="3593C664" w:rsidR="001A46FF" w:rsidRDefault="001A46FF">
      <w:pPr>
        <w:pStyle w:val="CommentText"/>
      </w:pPr>
      <w:r>
        <w:rPr>
          <w:rStyle w:val="CommentReference"/>
        </w:rPr>
        <w:annotationRef/>
      </w:r>
      <w:r>
        <w:t>Is this still the Ansible Tower dashboard?</w:t>
      </w:r>
    </w:p>
  </w:comment>
  <w:comment w:id="497" w:author="Selamoglu, Handan" w:date="2016-04-11T17:01:00Z" w:initials="SH">
    <w:p w14:paraId="12F6D3B0" w14:textId="52483E6E" w:rsidR="001A46FF" w:rsidRDefault="001A46FF">
      <w:pPr>
        <w:pStyle w:val="CommentText"/>
      </w:pPr>
      <w:r>
        <w:rPr>
          <w:rStyle w:val="CommentReference"/>
        </w:rPr>
        <w:annotationRef/>
      </w:r>
      <w:r>
        <w:t>Let’s talk about steps 5-7. Could they be combined into one step called “Configure and Manage EC2 Instances in Tower” or something like that? We could still have subsections for the specifics.</w:t>
      </w:r>
    </w:p>
  </w:comment>
  <w:comment w:id="574" w:author="Selamoglu, Handan" w:date="2016-04-11T16:53:00Z" w:initials="SH">
    <w:p w14:paraId="6E48355A" w14:textId="5123283B" w:rsidR="001A46FF" w:rsidRDefault="001A46FF">
      <w:pPr>
        <w:pStyle w:val="CommentText"/>
      </w:pPr>
      <w:r>
        <w:rPr>
          <w:rStyle w:val="CommentReference"/>
        </w:rPr>
        <w:annotationRef/>
      </w:r>
      <w:r>
        <w:t>Brief information about what inventories and groups are, and how those Ansible concepts relate to AWS would be useful here.</w:t>
      </w:r>
    </w:p>
  </w:comment>
  <w:comment w:id="644" w:author="Selamoglu, Handan" w:date="2016-04-11T17:14:00Z" w:initials="SH">
    <w:p w14:paraId="140D709A" w14:textId="60783547" w:rsidR="001A46FF" w:rsidRDefault="001A46FF">
      <w:pPr>
        <w:pStyle w:val="CommentText"/>
      </w:pPr>
      <w:r>
        <w:rPr>
          <w:rStyle w:val="CommentReference"/>
        </w:rPr>
        <w:annotationRef/>
      </w:r>
      <w:r>
        <w:t>I think we’re missing the screen shot for this.</w:t>
      </w:r>
      <w:r w:rsidR="00381697">
        <w:t xml:space="preserve"> I think it might be useful.</w:t>
      </w:r>
    </w:p>
  </w:comment>
  <w:comment w:id="677" w:author="Selamoglu, Handan" w:date="2016-04-11T17:16:00Z" w:initials="SH">
    <w:p w14:paraId="1C1C5FFC" w14:textId="57370F6C" w:rsidR="001A46FF" w:rsidRDefault="001A46FF">
      <w:pPr>
        <w:pStyle w:val="CommentText"/>
      </w:pPr>
      <w:r>
        <w:rPr>
          <w:rStyle w:val="CommentReference"/>
        </w:rPr>
        <w:annotationRef/>
      </w:r>
      <w:r>
        <w:t xml:space="preserve">Lots of steps, but I think you need more context about what exactly you’re doing. For example, as far as I can tell, by adding this specific group, you’ve added the Linux client from Fig 1 to Tower so you can manage that resource? </w:t>
      </w:r>
    </w:p>
  </w:comment>
  <w:comment w:id="704" w:author="Selamoglu, Handan" w:date="2016-04-12T09:25:00Z" w:initials="SH">
    <w:p w14:paraId="7BE5AEAB" w14:textId="35293545" w:rsidR="00381697" w:rsidRDefault="00381697">
      <w:pPr>
        <w:pStyle w:val="CommentText"/>
      </w:pPr>
      <w:r>
        <w:rPr>
          <w:rStyle w:val="CommentReference"/>
        </w:rPr>
        <w:annotationRef/>
      </w:r>
      <w:r>
        <w:t>Let’s add a few words about what “synchronization with AWS” means? That Ansible Tower is analyzing your AWS environment, detecting your EC2 instances, and pulling in their metadata.</w:t>
      </w:r>
    </w:p>
  </w:comment>
  <w:comment w:id="709" w:author="Selamoglu, Handan" w:date="2016-04-12T09:30:00Z" w:initials="SH">
    <w:p w14:paraId="278EAE01" w14:textId="42E5ED4D" w:rsidR="00381697" w:rsidRDefault="00381697">
      <w:pPr>
        <w:pStyle w:val="CommentText"/>
      </w:pPr>
      <w:r>
        <w:rPr>
          <w:rStyle w:val="CommentReference"/>
        </w:rPr>
        <w:annotationRef/>
      </w:r>
      <w:r>
        <w:t>Correct?</w:t>
      </w:r>
      <w:r w:rsidR="00F45F78">
        <w:t xml:space="preserve"> Trying to associate the Ansible terms with AWS counterparts.</w:t>
      </w:r>
    </w:p>
  </w:comment>
  <w:comment w:id="715" w:author="Selamoglu, Handan" w:date="2016-04-11T17:24:00Z" w:initials="SH">
    <w:p w14:paraId="46959926" w14:textId="4D24AA76" w:rsidR="001A46FF" w:rsidRDefault="001A46FF">
      <w:pPr>
        <w:pStyle w:val="CommentText"/>
      </w:pPr>
      <w:r>
        <w:rPr>
          <w:rStyle w:val="CommentReference"/>
        </w:rPr>
        <w:annotationRef/>
      </w:r>
      <w:r>
        <w:t>Which one is which? Can we identify them on the screenshot</w:t>
      </w:r>
      <w:r w:rsidR="00381697">
        <w:t xml:space="preserve"> (I can do callouts in SnagIt) or use friendly host names?</w:t>
      </w:r>
    </w:p>
    <w:p w14:paraId="74211E65" w14:textId="77777777" w:rsidR="001A46FF" w:rsidRDefault="001A46FF">
      <w:pPr>
        <w:pStyle w:val="CommentText"/>
      </w:pPr>
    </w:p>
    <w:p w14:paraId="260FFD1D" w14:textId="61CC5DAB" w:rsidR="001A46FF" w:rsidRDefault="001A46FF">
      <w:pPr>
        <w:pStyle w:val="CommentText"/>
      </w:pPr>
      <w:r>
        <w:t xml:space="preserve">Also, </w:t>
      </w:r>
      <w:r w:rsidR="00381697">
        <w:t>it would be nice to show</w:t>
      </w:r>
      <w:r>
        <w:t xml:space="preserve"> the full width with both Groups and </w:t>
      </w:r>
      <w:r w:rsidR="00381697">
        <w:t>Hosts. That way, we could combine Fig 19 and 20. Not sure how legible it would be, though</w:t>
      </w:r>
      <w:r>
        <w:t xml:space="preserve">. </w:t>
      </w:r>
    </w:p>
  </w:comment>
  <w:comment w:id="721" w:author="Selamoglu, Handan" w:date="2016-04-11T17:29:00Z" w:initials="SH">
    <w:p w14:paraId="52145F99" w14:textId="2069243F" w:rsidR="001A46FF" w:rsidRDefault="001A46FF">
      <w:pPr>
        <w:pStyle w:val="CommentText"/>
      </w:pPr>
      <w:r>
        <w:rPr>
          <w:rStyle w:val="CommentReference"/>
        </w:rPr>
        <w:annotationRef/>
      </w:r>
      <w:r>
        <w:t>Meaning details for the host, as detected by Ansible?</w:t>
      </w:r>
    </w:p>
  </w:comment>
  <w:comment w:id="759" w:author="Selamoglu, Handan" w:date="2016-04-12T09:34:00Z" w:initials="SH">
    <w:p w14:paraId="5956B7D4" w14:textId="189CCA3C" w:rsidR="0041668B" w:rsidRDefault="0041668B">
      <w:pPr>
        <w:pStyle w:val="CommentText"/>
      </w:pPr>
      <w:r>
        <w:rPr>
          <w:rStyle w:val="CommentReference"/>
        </w:rPr>
        <w:annotationRef/>
      </w:r>
      <w:r>
        <w:t>For EC2 Group as before?</w:t>
      </w:r>
    </w:p>
  </w:comment>
  <w:comment w:id="768" w:author="Selamoglu, Handan" w:date="2016-04-11T17:41:00Z" w:initials="SH">
    <w:p w14:paraId="7C631AA4" w14:textId="66B96E48" w:rsidR="001A46FF" w:rsidRDefault="001A46FF">
      <w:pPr>
        <w:pStyle w:val="CommentText"/>
      </w:pPr>
      <w:r>
        <w:rPr>
          <w:rStyle w:val="CommentReference"/>
        </w:rPr>
        <w:annotationRef/>
      </w:r>
      <w:r>
        <w:t>It’s actually the third host. Also, I found it confusing that Fig 22 shows AnsibleClient being used as the template, but Fig 23 names it AnsibleTower.</w:t>
      </w:r>
    </w:p>
  </w:comment>
  <w:comment w:id="775" w:author="Selamoglu, Handan" w:date="2016-04-11T17:43:00Z" w:initials="SH">
    <w:p w14:paraId="72C89BB7" w14:textId="78B7B138" w:rsidR="001A46FF" w:rsidRDefault="001A46FF">
      <w:pPr>
        <w:pStyle w:val="CommentText"/>
      </w:pPr>
      <w:r>
        <w:rPr>
          <w:rStyle w:val="CommentReference"/>
        </w:rPr>
        <w:annotationRef/>
      </w:r>
      <w:r>
        <w:t>Maybe add some concluding sentences? E.g. now that you’ve linked your VPC with Ansible, you can use Ansible Tower to do x, y, 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73A5F" w15:done="0"/>
  <w15:commentEx w15:paraId="75BB2C2D" w15:done="0"/>
  <w15:commentEx w15:paraId="2B6C5375" w15:done="0"/>
  <w15:commentEx w15:paraId="59F905A4" w15:done="0"/>
  <w15:commentEx w15:paraId="013F73BB" w15:done="0"/>
  <w15:commentEx w15:paraId="5053C096" w15:done="0"/>
  <w15:commentEx w15:paraId="67518F51" w15:done="0"/>
  <w15:commentEx w15:paraId="6AFBF49C" w15:done="0"/>
  <w15:commentEx w15:paraId="591DC58D" w15:done="0"/>
  <w15:commentEx w15:paraId="6A68E208" w15:paraIdParent="591DC58D" w15:done="0"/>
  <w15:commentEx w15:paraId="63D12CE6" w15:paraIdParent="591DC58D" w15:done="0"/>
  <w15:commentEx w15:paraId="3F2F7D63" w15:done="0"/>
  <w15:commentEx w15:paraId="5837EA1F" w15:done="0"/>
  <w15:commentEx w15:paraId="567E581C" w15:done="0"/>
  <w15:commentEx w15:paraId="2953F100" w15:done="0"/>
  <w15:commentEx w15:paraId="7768D349" w15:done="0"/>
  <w15:commentEx w15:paraId="5C1C1E2B" w15:done="0"/>
  <w15:commentEx w15:paraId="7364C61C" w15:done="0"/>
  <w15:commentEx w15:paraId="29FC1775" w15:done="0"/>
  <w15:commentEx w15:paraId="0BDD941A" w15:done="0"/>
  <w15:commentEx w15:paraId="76BF8E63" w15:done="0"/>
  <w15:commentEx w15:paraId="0C48A650" w15:done="0"/>
  <w15:commentEx w15:paraId="1939EB56" w15:done="0"/>
  <w15:commentEx w15:paraId="4A88C457" w15:done="0"/>
  <w15:commentEx w15:paraId="4D8EEC81" w15:done="0"/>
  <w15:commentEx w15:paraId="34C59BCE" w15:done="0"/>
  <w15:commentEx w15:paraId="4292F4F0" w15:done="0"/>
  <w15:commentEx w15:paraId="7EE1BD96" w15:done="0"/>
  <w15:commentEx w15:paraId="2A96313F" w15:done="0"/>
  <w15:commentEx w15:paraId="3B4CAE62" w15:done="0"/>
  <w15:commentEx w15:paraId="04798D30" w15:done="0"/>
  <w15:commentEx w15:paraId="7ED26FEF" w15:done="0"/>
  <w15:commentEx w15:paraId="4FC72F36" w15:done="0"/>
  <w15:commentEx w15:paraId="67471F46" w15:done="0"/>
  <w15:commentEx w15:paraId="5E524669" w15:done="0"/>
  <w15:commentEx w15:paraId="65CA1649" w15:done="0"/>
  <w15:commentEx w15:paraId="12F6D3B0" w15:done="0"/>
  <w15:commentEx w15:paraId="6E48355A" w15:done="0"/>
  <w15:commentEx w15:paraId="140D709A" w15:done="0"/>
  <w15:commentEx w15:paraId="1C1C5FFC" w15:done="0"/>
  <w15:commentEx w15:paraId="7BE5AEAB" w15:done="0"/>
  <w15:commentEx w15:paraId="278EAE01" w15:done="0"/>
  <w15:commentEx w15:paraId="260FFD1D" w15:done="0"/>
  <w15:commentEx w15:paraId="52145F99" w15:done="0"/>
  <w15:commentEx w15:paraId="5956B7D4" w15:done="0"/>
  <w15:commentEx w15:paraId="7C631AA4" w15:done="0"/>
  <w15:commentEx w15:paraId="72C89B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E2F85A" w14:textId="77777777" w:rsidR="00DD47B0" w:rsidRDefault="00DD47B0" w:rsidP="009D25DA">
      <w:r>
        <w:separator/>
      </w:r>
    </w:p>
    <w:p w14:paraId="025E54D7" w14:textId="77777777" w:rsidR="00DD47B0" w:rsidRDefault="00DD47B0"/>
  </w:endnote>
  <w:endnote w:type="continuationSeparator" w:id="0">
    <w:p w14:paraId="4E739AF2" w14:textId="77777777" w:rsidR="00DD47B0" w:rsidRDefault="00DD47B0" w:rsidP="009D25DA">
      <w:r>
        <w:continuationSeparator/>
      </w:r>
    </w:p>
    <w:p w14:paraId="440C0DCE" w14:textId="77777777" w:rsidR="00DD47B0" w:rsidRDefault="00DD47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1A46FF" w:rsidRDefault="001A46FF"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D1431F">
      <w:rPr>
        <w:noProof/>
      </w:rPr>
      <w:t>30</w:t>
    </w:r>
    <w:r w:rsidRPr="00BF53C3">
      <w:fldChar w:fldCharType="end"/>
    </w:r>
    <w:r w:rsidRPr="00BF53C3">
      <w:t xml:space="preserve"> of </w:t>
    </w:r>
    <w:fldSimple w:instr=" NUMPAGES   \* MERGEFORMAT ">
      <w:r w:rsidR="00D1431F">
        <w:rPr>
          <w:noProof/>
        </w:rPr>
        <w:t>31</w:t>
      </w:r>
    </w:fldSimple>
    <w:bookmarkStart w:id="792"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792"/>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4D680A" w14:textId="77777777" w:rsidR="00DD47B0" w:rsidRDefault="00DD47B0" w:rsidP="009D25DA">
      <w:r>
        <w:separator/>
      </w:r>
    </w:p>
  </w:footnote>
  <w:footnote w:type="continuationSeparator" w:id="0">
    <w:p w14:paraId="102D61D6" w14:textId="77777777" w:rsidR="00DD47B0" w:rsidRDefault="00DD47B0" w:rsidP="003A6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A236120" w:rsidR="001A46FF" w:rsidRPr="00F85B95" w:rsidRDefault="001A46FF" w:rsidP="000A0EC4">
    <w:pPr>
      <w:pStyle w:val="Header"/>
      <w:tabs>
        <w:tab w:val="clear" w:pos="8280"/>
        <w:tab w:val="right" w:pos="12240"/>
      </w:tabs>
      <w:spacing w:after="280"/>
      <w:rPr>
        <w:b/>
      </w:rPr>
    </w:pPr>
    <w:r w:rsidRPr="002F0D31">
      <w:rPr>
        <w:rStyle w:val="FooterChar"/>
      </w:rPr>
      <w:t>A</w:t>
    </w:r>
    <w:r>
      <w:rPr>
        <w:rStyle w:val="FooterChar"/>
      </w:rPr>
      <w:t>mazon Web Services – Ansible Tower o</w:t>
    </w:r>
    <w:r w:rsidRPr="002F0D31">
      <w:rPr>
        <w:rStyle w:val="FooterChar"/>
      </w:rPr>
      <w:t>n the AWS Cloud</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1A46FF" w:rsidRDefault="001A46FF" w:rsidP="00A81D18">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15:restartNumberingAfterBreak="0">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3"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DC148ED"/>
    <w:multiLevelType w:val="hybridMultilevel"/>
    <w:tmpl w:val="D0EEE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24319"/>
    <w:multiLevelType w:val="hybridMultilevel"/>
    <w:tmpl w:val="E9D648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84643"/>
    <w:multiLevelType w:val="hybridMultilevel"/>
    <w:tmpl w:val="DF100BEA"/>
    <w:lvl w:ilvl="0" w:tplc="0CF67696">
      <w:numFmt w:val="bullet"/>
      <w:lvlText w:val="-"/>
      <w:lvlJc w:val="left"/>
      <w:pPr>
        <w:ind w:left="720" w:hanging="360"/>
      </w:pPr>
      <w:rPr>
        <w:rFonts w:ascii="Georgia" w:eastAsia="Times New Roman" w:hAnsi="Georg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9FD"/>
    <w:multiLevelType w:val="hybridMultilevel"/>
    <w:tmpl w:val="C9EACE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3"/>
  </w:num>
  <w:num w:numId="4">
    <w:abstractNumId w:val="1"/>
  </w:num>
  <w:num w:numId="5">
    <w:abstractNumId w:val="2"/>
  </w:num>
  <w:num w:numId="6">
    <w:abstractNumId w:val="0"/>
  </w:num>
  <w:num w:numId="7">
    <w:abstractNumId w:val="2"/>
    <w:lvlOverride w:ilvl="0">
      <w:startOverride w:val="1"/>
    </w:lvlOverride>
  </w:num>
  <w:num w:numId="8">
    <w:abstractNumId w:val="6"/>
  </w:num>
  <w:num w:numId="9">
    <w:abstractNumId w:val="2"/>
  </w:num>
  <w:num w:numId="10">
    <w:abstractNumId w:val="5"/>
  </w:num>
  <w:num w:numId="11">
    <w:abstractNumId w:val="9"/>
  </w:num>
  <w:num w:numId="12">
    <w:abstractNumId w:val="4"/>
  </w:num>
  <w:num w:numId="13">
    <w:abstractNumId w:val="8"/>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2"/>
    <w:lvlOverride w:ilvl="0">
      <w:startOverride w:val="1"/>
    </w:lvlOverride>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trackRevisions/>
  <w:doNotTrackMove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10F62"/>
    <w:rsid w:val="00011582"/>
    <w:rsid w:val="000134BE"/>
    <w:rsid w:val="0001414B"/>
    <w:rsid w:val="000212A1"/>
    <w:rsid w:val="00022126"/>
    <w:rsid w:val="0002284C"/>
    <w:rsid w:val="0002702F"/>
    <w:rsid w:val="0004377D"/>
    <w:rsid w:val="00045D07"/>
    <w:rsid w:val="00046DFD"/>
    <w:rsid w:val="00053A17"/>
    <w:rsid w:val="0005610C"/>
    <w:rsid w:val="00066AAE"/>
    <w:rsid w:val="00081F00"/>
    <w:rsid w:val="00083D74"/>
    <w:rsid w:val="00087317"/>
    <w:rsid w:val="00090846"/>
    <w:rsid w:val="0009485C"/>
    <w:rsid w:val="0009665F"/>
    <w:rsid w:val="000976B4"/>
    <w:rsid w:val="00097F89"/>
    <w:rsid w:val="000A0EC4"/>
    <w:rsid w:val="000A2652"/>
    <w:rsid w:val="000B336F"/>
    <w:rsid w:val="000B41AB"/>
    <w:rsid w:val="000C3255"/>
    <w:rsid w:val="000C427A"/>
    <w:rsid w:val="000C5191"/>
    <w:rsid w:val="000D71E6"/>
    <w:rsid w:val="000E15EC"/>
    <w:rsid w:val="000E51EA"/>
    <w:rsid w:val="000E5DD5"/>
    <w:rsid w:val="000E79A0"/>
    <w:rsid w:val="000E7D30"/>
    <w:rsid w:val="000F55E7"/>
    <w:rsid w:val="000F7CAA"/>
    <w:rsid w:val="00101FCA"/>
    <w:rsid w:val="00107692"/>
    <w:rsid w:val="001120C5"/>
    <w:rsid w:val="001122ED"/>
    <w:rsid w:val="00117D1D"/>
    <w:rsid w:val="00123683"/>
    <w:rsid w:val="0012547B"/>
    <w:rsid w:val="00126081"/>
    <w:rsid w:val="001301F2"/>
    <w:rsid w:val="001303D6"/>
    <w:rsid w:val="00130FAB"/>
    <w:rsid w:val="001353B7"/>
    <w:rsid w:val="00137ECA"/>
    <w:rsid w:val="00140706"/>
    <w:rsid w:val="00152C59"/>
    <w:rsid w:val="001559DE"/>
    <w:rsid w:val="00164E39"/>
    <w:rsid w:val="0016734C"/>
    <w:rsid w:val="00167D49"/>
    <w:rsid w:val="00191EA4"/>
    <w:rsid w:val="00193379"/>
    <w:rsid w:val="00194900"/>
    <w:rsid w:val="001953FF"/>
    <w:rsid w:val="00197175"/>
    <w:rsid w:val="001A0711"/>
    <w:rsid w:val="001A279A"/>
    <w:rsid w:val="001A46FF"/>
    <w:rsid w:val="001B0055"/>
    <w:rsid w:val="001B5989"/>
    <w:rsid w:val="001C046A"/>
    <w:rsid w:val="001C10B3"/>
    <w:rsid w:val="001C213B"/>
    <w:rsid w:val="001C42A4"/>
    <w:rsid w:val="001C5E5C"/>
    <w:rsid w:val="001D5400"/>
    <w:rsid w:val="001D662C"/>
    <w:rsid w:val="001E01E7"/>
    <w:rsid w:val="001E59EE"/>
    <w:rsid w:val="001E6FCD"/>
    <w:rsid w:val="001E748C"/>
    <w:rsid w:val="00201961"/>
    <w:rsid w:val="0020199B"/>
    <w:rsid w:val="00211DBC"/>
    <w:rsid w:val="0021382D"/>
    <w:rsid w:val="00216BCF"/>
    <w:rsid w:val="002175EC"/>
    <w:rsid w:val="0022075B"/>
    <w:rsid w:val="00222A43"/>
    <w:rsid w:val="00224B27"/>
    <w:rsid w:val="00227A99"/>
    <w:rsid w:val="002356CD"/>
    <w:rsid w:val="002375D8"/>
    <w:rsid w:val="00237B00"/>
    <w:rsid w:val="00243996"/>
    <w:rsid w:val="00250F0E"/>
    <w:rsid w:val="00252739"/>
    <w:rsid w:val="002537F4"/>
    <w:rsid w:val="00257344"/>
    <w:rsid w:val="00260EFA"/>
    <w:rsid w:val="00263685"/>
    <w:rsid w:val="00267511"/>
    <w:rsid w:val="00274B2F"/>
    <w:rsid w:val="0028103D"/>
    <w:rsid w:val="002822F1"/>
    <w:rsid w:val="002966AF"/>
    <w:rsid w:val="002971B6"/>
    <w:rsid w:val="00297653"/>
    <w:rsid w:val="002A21FD"/>
    <w:rsid w:val="002A4648"/>
    <w:rsid w:val="002B337E"/>
    <w:rsid w:val="002B6AC8"/>
    <w:rsid w:val="002D7759"/>
    <w:rsid w:val="002E0984"/>
    <w:rsid w:val="002E7642"/>
    <w:rsid w:val="002F0D31"/>
    <w:rsid w:val="002F1050"/>
    <w:rsid w:val="00301D5E"/>
    <w:rsid w:val="00301FFD"/>
    <w:rsid w:val="00310CAA"/>
    <w:rsid w:val="003172F5"/>
    <w:rsid w:val="00317A24"/>
    <w:rsid w:val="00320153"/>
    <w:rsid w:val="00327A7B"/>
    <w:rsid w:val="00333472"/>
    <w:rsid w:val="00345B10"/>
    <w:rsid w:val="00360636"/>
    <w:rsid w:val="003612CA"/>
    <w:rsid w:val="003666FA"/>
    <w:rsid w:val="0037030D"/>
    <w:rsid w:val="0037321F"/>
    <w:rsid w:val="003737BA"/>
    <w:rsid w:val="00376CC3"/>
    <w:rsid w:val="00381156"/>
    <w:rsid w:val="0038128A"/>
    <w:rsid w:val="00381697"/>
    <w:rsid w:val="003846B5"/>
    <w:rsid w:val="003853A9"/>
    <w:rsid w:val="00385946"/>
    <w:rsid w:val="00387EA3"/>
    <w:rsid w:val="00390506"/>
    <w:rsid w:val="0039164C"/>
    <w:rsid w:val="00394C9E"/>
    <w:rsid w:val="003A5595"/>
    <w:rsid w:val="003A62B0"/>
    <w:rsid w:val="003A7608"/>
    <w:rsid w:val="003C15C0"/>
    <w:rsid w:val="003C22A5"/>
    <w:rsid w:val="003C4219"/>
    <w:rsid w:val="003C4AD5"/>
    <w:rsid w:val="003D754B"/>
    <w:rsid w:val="003E4BC6"/>
    <w:rsid w:val="003F00B7"/>
    <w:rsid w:val="003F5E8F"/>
    <w:rsid w:val="004150D3"/>
    <w:rsid w:val="004160DB"/>
    <w:rsid w:val="0041668B"/>
    <w:rsid w:val="00417DE7"/>
    <w:rsid w:val="00433BAE"/>
    <w:rsid w:val="00447BEB"/>
    <w:rsid w:val="00452083"/>
    <w:rsid w:val="00452952"/>
    <w:rsid w:val="00453D77"/>
    <w:rsid w:val="00454997"/>
    <w:rsid w:val="00454ADA"/>
    <w:rsid w:val="00456111"/>
    <w:rsid w:val="00457AB3"/>
    <w:rsid w:val="00457C43"/>
    <w:rsid w:val="00463CC3"/>
    <w:rsid w:val="00470F9E"/>
    <w:rsid w:val="00473E93"/>
    <w:rsid w:val="004834C2"/>
    <w:rsid w:val="004876E4"/>
    <w:rsid w:val="00487A30"/>
    <w:rsid w:val="00493AFB"/>
    <w:rsid w:val="00494150"/>
    <w:rsid w:val="004A262F"/>
    <w:rsid w:val="004A3071"/>
    <w:rsid w:val="004A4147"/>
    <w:rsid w:val="004A4E9B"/>
    <w:rsid w:val="004B3AE8"/>
    <w:rsid w:val="004B7433"/>
    <w:rsid w:val="004C021D"/>
    <w:rsid w:val="004C16D8"/>
    <w:rsid w:val="004C3880"/>
    <w:rsid w:val="004D0306"/>
    <w:rsid w:val="004D31FD"/>
    <w:rsid w:val="004D388B"/>
    <w:rsid w:val="004D3A1C"/>
    <w:rsid w:val="004E5E3D"/>
    <w:rsid w:val="004E74DA"/>
    <w:rsid w:val="004F07D2"/>
    <w:rsid w:val="004F1FF7"/>
    <w:rsid w:val="004F2942"/>
    <w:rsid w:val="004F434C"/>
    <w:rsid w:val="004F4967"/>
    <w:rsid w:val="004F60C3"/>
    <w:rsid w:val="00501EFA"/>
    <w:rsid w:val="00505E7E"/>
    <w:rsid w:val="00512259"/>
    <w:rsid w:val="00517AB7"/>
    <w:rsid w:val="005262D4"/>
    <w:rsid w:val="00534333"/>
    <w:rsid w:val="00535523"/>
    <w:rsid w:val="00543B56"/>
    <w:rsid w:val="00554971"/>
    <w:rsid w:val="00557649"/>
    <w:rsid w:val="005629AE"/>
    <w:rsid w:val="00564941"/>
    <w:rsid w:val="00570B99"/>
    <w:rsid w:val="00573F44"/>
    <w:rsid w:val="00591027"/>
    <w:rsid w:val="00592F10"/>
    <w:rsid w:val="005947D9"/>
    <w:rsid w:val="00595143"/>
    <w:rsid w:val="00596E37"/>
    <w:rsid w:val="005974BD"/>
    <w:rsid w:val="00597867"/>
    <w:rsid w:val="005A5D81"/>
    <w:rsid w:val="005A6F3D"/>
    <w:rsid w:val="005A7E14"/>
    <w:rsid w:val="005B7B63"/>
    <w:rsid w:val="005C431F"/>
    <w:rsid w:val="005C4B86"/>
    <w:rsid w:val="005C7069"/>
    <w:rsid w:val="005D124C"/>
    <w:rsid w:val="005E32D7"/>
    <w:rsid w:val="005F5B12"/>
    <w:rsid w:val="0060244F"/>
    <w:rsid w:val="006060C8"/>
    <w:rsid w:val="006154DC"/>
    <w:rsid w:val="006161DE"/>
    <w:rsid w:val="006176AE"/>
    <w:rsid w:val="00621FB3"/>
    <w:rsid w:val="00627CF1"/>
    <w:rsid w:val="006321EE"/>
    <w:rsid w:val="006408B0"/>
    <w:rsid w:val="00654077"/>
    <w:rsid w:val="0065461B"/>
    <w:rsid w:val="00664529"/>
    <w:rsid w:val="00676EFB"/>
    <w:rsid w:val="00677D4E"/>
    <w:rsid w:val="006818EF"/>
    <w:rsid w:val="00684EF1"/>
    <w:rsid w:val="00690404"/>
    <w:rsid w:val="006A2E40"/>
    <w:rsid w:val="006B009D"/>
    <w:rsid w:val="006B2D75"/>
    <w:rsid w:val="006B3481"/>
    <w:rsid w:val="006C283A"/>
    <w:rsid w:val="006C5753"/>
    <w:rsid w:val="006D3B9D"/>
    <w:rsid w:val="006D45F3"/>
    <w:rsid w:val="006D536A"/>
    <w:rsid w:val="006D679D"/>
    <w:rsid w:val="006E033B"/>
    <w:rsid w:val="006E1B29"/>
    <w:rsid w:val="006F3639"/>
    <w:rsid w:val="00703045"/>
    <w:rsid w:val="007153F7"/>
    <w:rsid w:val="00720E7A"/>
    <w:rsid w:val="0072155D"/>
    <w:rsid w:val="00722556"/>
    <w:rsid w:val="007233A7"/>
    <w:rsid w:val="00723897"/>
    <w:rsid w:val="00733896"/>
    <w:rsid w:val="007449AD"/>
    <w:rsid w:val="00747555"/>
    <w:rsid w:val="0075176B"/>
    <w:rsid w:val="00752989"/>
    <w:rsid w:val="007557DD"/>
    <w:rsid w:val="00760EE8"/>
    <w:rsid w:val="00762550"/>
    <w:rsid w:val="00764D56"/>
    <w:rsid w:val="00790F22"/>
    <w:rsid w:val="007A0C80"/>
    <w:rsid w:val="007A210E"/>
    <w:rsid w:val="007A349D"/>
    <w:rsid w:val="007A4252"/>
    <w:rsid w:val="007A6EDF"/>
    <w:rsid w:val="007B0C65"/>
    <w:rsid w:val="007B170C"/>
    <w:rsid w:val="007C6216"/>
    <w:rsid w:val="007D234B"/>
    <w:rsid w:val="007E06D2"/>
    <w:rsid w:val="007E5255"/>
    <w:rsid w:val="007E57E3"/>
    <w:rsid w:val="007E7939"/>
    <w:rsid w:val="007F5341"/>
    <w:rsid w:val="00811A18"/>
    <w:rsid w:val="00815DEF"/>
    <w:rsid w:val="008221FA"/>
    <w:rsid w:val="008229E4"/>
    <w:rsid w:val="00822AD3"/>
    <w:rsid w:val="00823B58"/>
    <w:rsid w:val="00823DA3"/>
    <w:rsid w:val="00826D93"/>
    <w:rsid w:val="00834D6E"/>
    <w:rsid w:val="0083566B"/>
    <w:rsid w:val="00841B43"/>
    <w:rsid w:val="00850187"/>
    <w:rsid w:val="008501AB"/>
    <w:rsid w:val="008504E6"/>
    <w:rsid w:val="00854D46"/>
    <w:rsid w:val="00862FFA"/>
    <w:rsid w:val="00893344"/>
    <w:rsid w:val="008A2BBF"/>
    <w:rsid w:val="008A2BCD"/>
    <w:rsid w:val="008A3078"/>
    <w:rsid w:val="008A3591"/>
    <w:rsid w:val="008A7F56"/>
    <w:rsid w:val="008B1CCB"/>
    <w:rsid w:val="008C7BED"/>
    <w:rsid w:val="008D0B68"/>
    <w:rsid w:val="008D0B7E"/>
    <w:rsid w:val="008D0F0E"/>
    <w:rsid w:val="008D6E99"/>
    <w:rsid w:val="008D7238"/>
    <w:rsid w:val="008E417D"/>
    <w:rsid w:val="008E4E88"/>
    <w:rsid w:val="008F1104"/>
    <w:rsid w:val="008F1DEC"/>
    <w:rsid w:val="008F2AA7"/>
    <w:rsid w:val="008F32AB"/>
    <w:rsid w:val="008F4B1B"/>
    <w:rsid w:val="00900445"/>
    <w:rsid w:val="00901E12"/>
    <w:rsid w:val="009041F0"/>
    <w:rsid w:val="009131A8"/>
    <w:rsid w:val="009144C6"/>
    <w:rsid w:val="00925084"/>
    <w:rsid w:val="009333B0"/>
    <w:rsid w:val="00936C25"/>
    <w:rsid w:val="0094119A"/>
    <w:rsid w:val="00945A55"/>
    <w:rsid w:val="00945C3B"/>
    <w:rsid w:val="00951D31"/>
    <w:rsid w:val="00957E18"/>
    <w:rsid w:val="00961226"/>
    <w:rsid w:val="009627D3"/>
    <w:rsid w:val="009677C0"/>
    <w:rsid w:val="00986B8E"/>
    <w:rsid w:val="00991D97"/>
    <w:rsid w:val="00993A05"/>
    <w:rsid w:val="00995F2A"/>
    <w:rsid w:val="00996317"/>
    <w:rsid w:val="009A207B"/>
    <w:rsid w:val="009A4426"/>
    <w:rsid w:val="009A6376"/>
    <w:rsid w:val="009A7075"/>
    <w:rsid w:val="009B0495"/>
    <w:rsid w:val="009B06F7"/>
    <w:rsid w:val="009B1605"/>
    <w:rsid w:val="009B4025"/>
    <w:rsid w:val="009B6065"/>
    <w:rsid w:val="009B6929"/>
    <w:rsid w:val="009B76CA"/>
    <w:rsid w:val="009C0574"/>
    <w:rsid w:val="009C3645"/>
    <w:rsid w:val="009D25DA"/>
    <w:rsid w:val="009D28AF"/>
    <w:rsid w:val="009D3D3D"/>
    <w:rsid w:val="009D4BC2"/>
    <w:rsid w:val="009E0665"/>
    <w:rsid w:val="009E06A7"/>
    <w:rsid w:val="009E2639"/>
    <w:rsid w:val="009E6B5A"/>
    <w:rsid w:val="009E76D6"/>
    <w:rsid w:val="009F0AED"/>
    <w:rsid w:val="009F7B29"/>
    <w:rsid w:val="00A007BD"/>
    <w:rsid w:val="00A045C1"/>
    <w:rsid w:val="00A10E56"/>
    <w:rsid w:val="00A172E6"/>
    <w:rsid w:val="00A173FB"/>
    <w:rsid w:val="00A240A5"/>
    <w:rsid w:val="00A33598"/>
    <w:rsid w:val="00A33C86"/>
    <w:rsid w:val="00A3536C"/>
    <w:rsid w:val="00A6081F"/>
    <w:rsid w:val="00A61F8C"/>
    <w:rsid w:val="00A6457B"/>
    <w:rsid w:val="00A66F10"/>
    <w:rsid w:val="00A73E40"/>
    <w:rsid w:val="00A75A8E"/>
    <w:rsid w:val="00A8106E"/>
    <w:rsid w:val="00A81760"/>
    <w:rsid w:val="00A81D18"/>
    <w:rsid w:val="00A93111"/>
    <w:rsid w:val="00A960AD"/>
    <w:rsid w:val="00AA5046"/>
    <w:rsid w:val="00AA6B8C"/>
    <w:rsid w:val="00AB526E"/>
    <w:rsid w:val="00AC2937"/>
    <w:rsid w:val="00AD1194"/>
    <w:rsid w:val="00AE07DE"/>
    <w:rsid w:val="00AE2FE8"/>
    <w:rsid w:val="00AF2DC7"/>
    <w:rsid w:val="00B0118C"/>
    <w:rsid w:val="00B0239C"/>
    <w:rsid w:val="00B03C75"/>
    <w:rsid w:val="00B1395D"/>
    <w:rsid w:val="00B179B0"/>
    <w:rsid w:val="00B31A2F"/>
    <w:rsid w:val="00B40998"/>
    <w:rsid w:val="00B500E1"/>
    <w:rsid w:val="00B5235C"/>
    <w:rsid w:val="00B55AEC"/>
    <w:rsid w:val="00B566F2"/>
    <w:rsid w:val="00B56B9C"/>
    <w:rsid w:val="00B56F78"/>
    <w:rsid w:val="00B6638C"/>
    <w:rsid w:val="00B67F94"/>
    <w:rsid w:val="00B77A4A"/>
    <w:rsid w:val="00B808FE"/>
    <w:rsid w:val="00B80A16"/>
    <w:rsid w:val="00B826B9"/>
    <w:rsid w:val="00B82BC8"/>
    <w:rsid w:val="00BB0B24"/>
    <w:rsid w:val="00BB0C92"/>
    <w:rsid w:val="00BB0F9D"/>
    <w:rsid w:val="00BB702E"/>
    <w:rsid w:val="00BC5F26"/>
    <w:rsid w:val="00BC6D16"/>
    <w:rsid w:val="00BD1B9B"/>
    <w:rsid w:val="00BD415D"/>
    <w:rsid w:val="00BD4E9D"/>
    <w:rsid w:val="00BD5571"/>
    <w:rsid w:val="00BD67DB"/>
    <w:rsid w:val="00BE1550"/>
    <w:rsid w:val="00BE69A6"/>
    <w:rsid w:val="00BF30D4"/>
    <w:rsid w:val="00BF4299"/>
    <w:rsid w:val="00BF4595"/>
    <w:rsid w:val="00BF4D61"/>
    <w:rsid w:val="00BF519E"/>
    <w:rsid w:val="00BF53C3"/>
    <w:rsid w:val="00BF7AAE"/>
    <w:rsid w:val="00C02D6A"/>
    <w:rsid w:val="00C0310A"/>
    <w:rsid w:val="00C06521"/>
    <w:rsid w:val="00C15D05"/>
    <w:rsid w:val="00C20639"/>
    <w:rsid w:val="00C25261"/>
    <w:rsid w:val="00C3197E"/>
    <w:rsid w:val="00C31CF9"/>
    <w:rsid w:val="00C334C2"/>
    <w:rsid w:val="00C34962"/>
    <w:rsid w:val="00C374D5"/>
    <w:rsid w:val="00C40D61"/>
    <w:rsid w:val="00C457C1"/>
    <w:rsid w:val="00C460CA"/>
    <w:rsid w:val="00C5655E"/>
    <w:rsid w:val="00C57949"/>
    <w:rsid w:val="00C65F20"/>
    <w:rsid w:val="00C664FA"/>
    <w:rsid w:val="00C66CDA"/>
    <w:rsid w:val="00C74B66"/>
    <w:rsid w:val="00C8307A"/>
    <w:rsid w:val="00C85252"/>
    <w:rsid w:val="00C938DE"/>
    <w:rsid w:val="00C96A1F"/>
    <w:rsid w:val="00CA449A"/>
    <w:rsid w:val="00CA5F1F"/>
    <w:rsid w:val="00CB0C1C"/>
    <w:rsid w:val="00CB435D"/>
    <w:rsid w:val="00CC0833"/>
    <w:rsid w:val="00CC3006"/>
    <w:rsid w:val="00CC396F"/>
    <w:rsid w:val="00CC6579"/>
    <w:rsid w:val="00CC7322"/>
    <w:rsid w:val="00CD5526"/>
    <w:rsid w:val="00CE0137"/>
    <w:rsid w:val="00CE0A05"/>
    <w:rsid w:val="00CE11A4"/>
    <w:rsid w:val="00CE5C71"/>
    <w:rsid w:val="00CE654D"/>
    <w:rsid w:val="00CF2E2C"/>
    <w:rsid w:val="00CF4809"/>
    <w:rsid w:val="00CF48F4"/>
    <w:rsid w:val="00CF7B1B"/>
    <w:rsid w:val="00D03255"/>
    <w:rsid w:val="00D05E51"/>
    <w:rsid w:val="00D1159B"/>
    <w:rsid w:val="00D13270"/>
    <w:rsid w:val="00D1388B"/>
    <w:rsid w:val="00D1431F"/>
    <w:rsid w:val="00D25546"/>
    <w:rsid w:val="00D25AED"/>
    <w:rsid w:val="00D26B11"/>
    <w:rsid w:val="00D30880"/>
    <w:rsid w:val="00D32AF8"/>
    <w:rsid w:val="00D43BC4"/>
    <w:rsid w:val="00D50481"/>
    <w:rsid w:val="00D54483"/>
    <w:rsid w:val="00D56D08"/>
    <w:rsid w:val="00D628C7"/>
    <w:rsid w:val="00D6555A"/>
    <w:rsid w:val="00D82AEB"/>
    <w:rsid w:val="00D91477"/>
    <w:rsid w:val="00D9167C"/>
    <w:rsid w:val="00D91FC3"/>
    <w:rsid w:val="00D9249A"/>
    <w:rsid w:val="00DA2988"/>
    <w:rsid w:val="00DA4580"/>
    <w:rsid w:val="00DB3195"/>
    <w:rsid w:val="00DB38A5"/>
    <w:rsid w:val="00DB3E8D"/>
    <w:rsid w:val="00DC62DF"/>
    <w:rsid w:val="00DD47B0"/>
    <w:rsid w:val="00DD4C8C"/>
    <w:rsid w:val="00DE4DE8"/>
    <w:rsid w:val="00DF03A2"/>
    <w:rsid w:val="00DF45AD"/>
    <w:rsid w:val="00DF541C"/>
    <w:rsid w:val="00DF5434"/>
    <w:rsid w:val="00E03C3B"/>
    <w:rsid w:val="00E05394"/>
    <w:rsid w:val="00E06149"/>
    <w:rsid w:val="00E11FB1"/>
    <w:rsid w:val="00E17BB6"/>
    <w:rsid w:val="00E17E65"/>
    <w:rsid w:val="00E17F0B"/>
    <w:rsid w:val="00E232E0"/>
    <w:rsid w:val="00E27B11"/>
    <w:rsid w:val="00E27B4C"/>
    <w:rsid w:val="00E27FB0"/>
    <w:rsid w:val="00E400A7"/>
    <w:rsid w:val="00E4262A"/>
    <w:rsid w:val="00E44F1D"/>
    <w:rsid w:val="00E466F2"/>
    <w:rsid w:val="00E50DE4"/>
    <w:rsid w:val="00E5494C"/>
    <w:rsid w:val="00E701AB"/>
    <w:rsid w:val="00E77005"/>
    <w:rsid w:val="00E90A2D"/>
    <w:rsid w:val="00E916F3"/>
    <w:rsid w:val="00E9491A"/>
    <w:rsid w:val="00EA0F29"/>
    <w:rsid w:val="00EA1EBD"/>
    <w:rsid w:val="00EA6783"/>
    <w:rsid w:val="00EA6A7D"/>
    <w:rsid w:val="00EA7DB1"/>
    <w:rsid w:val="00EB3563"/>
    <w:rsid w:val="00EB5CE6"/>
    <w:rsid w:val="00EC027E"/>
    <w:rsid w:val="00EC1D8C"/>
    <w:rsid w:val="00EC7D2A"/>
    <w:rsid w:val="00ED673E"/>
    <w:rsid w:val="00ED7A98"/>
    <w:rsid w:val="00EF059D"/>
    <w:rsid w:val="00EF2ED1"/>
    <w:rsid w:val="00F05D7A"/>
    <w:rsid w:val="00F05F5A"/>
    <w:rsid w:val="00F0735F"/>
    <w:rsid w:val="00F1107A"/>
    <w:rsid w:val="00F128B8"/>
    <w:rsid w:val="00F12F43"/>
    <w:rsid w:val="00F14867"/>
    <w:rsid w:val="00F22EBE"/>
    <w:rsid w:val="00F2418F"/>
    <w:rsid w:val="00F24880"/>
    <w:rsid w:val="00F27158"/>
    <w:rsid w:val="00F310B1"/>
    <w:rsid w:val="00F347DB"/>
    <w:rsid w:val="00F3642F"/>
    <w:rsid w:val="00F43CD2"/>
    <w:rsid w:val="00F45F78"/>
    <w:rsid w:val="00F52C6D"/>
    <w:rsid w:val="00F538FD"/>
    <w:rsid w:val="00F71453"/>
    <w:rsid w:val="00F72F91"/>
    <w:rsid w:val="00F8185A"/>
    <w:rsid w:val="00F81B9D"/>
    <w:rsid w:val="00F93D3B"/>
    <w:rsid w:val="00F9603C"/>
    <w:rsid w:val="00FA05E8"/>
    <w:rsid w:val="00FA4683"/>
    <w:rsid w:val="00FA58A2"/>
    <w:rsid w:val="00FB0B8C"/>
    <w:rsid w:val="00FC34A3"/>
    <w:rsid w:val="00FC362F"/>
    <w:rsid w:val="00FC493E"/>
    <w:rsid w:val="00FC60B3"/>
    <w:rsid w:val="00FD5262"/>
    <w:rsid w:val="00FD6E16"/>
    <w:rsid w:val="00FE0C91"/>
    <w:rsid w:val="00FE1E69"/>
    <w:rsid w:val="00FE2B10"/>
    <w:rsid w:val="00FF15AE"/>
    <w:rsid w:val="00FF4B3E"/>
    <w:rsid w:val="00FF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E417D"/>
    <w:pPr>
      <w:spacing w:after="280" w:line="320" w:lineRule="atLeast"/>
    </w:pPr>
    <w:rPr>
      <w:rFonts w:ascii="Georgia" w:hAnsi="Georgia"/>
      <w:color w:val="212120"/>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kern w:val="28"/>
      <w:sz w:val="44"/>
      <w:szCs w:val="32"/>
    </w:rPr>
  </w:style>
  <w:style w:type="paragraph" w:styleId="Heading2">
    <w:name w:val="heading 2"/>
    <w:basedOn w:val="Normal"/>
    <w:next w:val="Normal"/>
    <w:link w:val="Heading2Char"/>
    <w:uiPriority w:val="9"/>
    <w:qFormat/>
    <w:rsid w:val="008E417D"/>
    <w:pPr>
      <w:keepNext/>
      <w:keepLines/>
      <w:spacing w:after="0"/>
      <w:outlineLvl w:val="1"/>
    </w:pPr>
    <w:rPr>
      <w:rFonts w:ascii="Arial" w:eastAsiaTheme="majorEastAsia" w:hAnsi="Arial" w:cstheme="majorBidi"/>
      <w:bCs/>
      <w:color w:val="FAA634"/>
      <w:kern w:val="28"/>
      <w:sz w:val="36"/>
      <w:szCs w:val="26"/>
    </w:rPr>
  </w:style>
  <w:style w:type="paragraph" w:styleId="Heading3">
    <w:name w:val="heading 3"/>
    <w:basedOn w:val="Normal"/>
    <w:next w:val="Normal"/>
    <w:link w:val="Heading3Char"/>
    <w:uiPriority w:val="9"/>
    <w:qFormat/>
    <w:rsid w:val="004A4147"/>
    <w:pPr>
      <w:keepNext/>
      <w:keepLines/>
      <w:outlineLvl w:val="2"/>
    </w:pPr>
    <w:rPr>
      <w:rFonts w:ascii="Arial" w:eastAsiaTheme="majorEastAsia" w:hAnsi="Arial" w:cstheme="majorBidi"/>
      <w:bCs/>
      <w:color w:val="146EB4"/>
      <w:kern w:val="28"/>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rPr>
  </w:style>
  <w:style w:type="paragraph" w:styleId="Heading5">
    <w:name w:val="heading 5"/>
    <w:basedOn w:val="Normal"/>
    <w:next w:val="Normal"/>
    <w:link w:val="Heading5Char"/>
    <w:unhideWhenUsed/>
    <w:rsid w:val="00986B8E"/>
    <w:pPr>
      <w:keepNext/>
      <w:keepLines/>
      <w:spacing w:before="200"/>
      <w:outlineLvl w:val="4"/>
    </w:pPr>
    <w:rPr>
      <w:rFonts w:asciiTheme="majorHAnsi" w:eastAsiaTheme="majorEastAsia" w:hAnsiTheme="majorHAnsi" w:cstheme="majorBidi"/>
      <w:color w:val="243F60" w:themeColor="accent1" w:themeShade="7F"/>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8E417D"/>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kern w:val="28"/>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kern w:val="28"/>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rPr>
      <w:rFonts w:ascii="Tahoma" w:hAnsi="Tahoma" w:cs="Tahoma"/>
      <w:kern w:val="28"/>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kern w:val="28"/>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spacing w:val="4"/>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007BD"/>
    <w:pPr>
      <w:tabs>
        <w:tab w:val="right" w:leader="dot" w:pos="10080"/>
      </w:tabs>
      <w:spacing w:after="140"/>
    </w:pPr>
    <w:rPr>
      <w:rFonts w:eastAsia="Calibri"/>
      <w:noProof/>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szCs w:val="22"/>
    </w:rPr>
  </w:style>
  <w:style w:type="paragraph" w:styleId="TOC4">
    <w:name w:val="toc 4"/>
    <w:basedOn w:val="Normal"/>
    <w:next w:val="Normal"/>
    <w:autoRedefine/>
    <w:uiPriority w:val="39"/>
    <w:unhideWhenUsed/>
    <w:rsid w:val="00227A99"/>
    <w:pPr>
      <w:tabs>
        <w:tab w:val="right" w:leader="dot" w:pos="7920"/>
      </w:tabs>
      <w:spacing w:after="140"/>
      <w:ind w:left="662"/>
    </w:pPr>
    <w:rPr>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9"/>
      </w:numPr>
      <w:spacing w:after="140"/>
    </w:pPr>
    <w:rPr>
      <w:kern w:val="28"/>
    </w:rPr>
  </w:style>
  <w:style w:type="paragraph" w:styleId="ListBullet">
    <w:name w:val="List Bullet"/>
    <w:basedOn w:val="Normal"/>
    <w:qFormat/>
    <w:rsid w:val="00237B00"/>
    <w:pPr>
      <w:numPr>
        <w:numId w:val="3"/>
      </w:numPr>
      <w:spacing w:after="140"/>
    </w:pPr>
    <w:rPr>
      <w:kern w:val="28"/>
    </w:rPr>
  </w:style>
  <w:style w:type="paragraph" w:styleId="ListBullet2">
    <w:name w:val="List Bullet 2"/>
    <w:basedOn w:val="Normal"/>
    <w:qFormat/>
    <w:rsid w:val="005A7E14"/>
    <w:pPr>
      <w:numPr>
        <w:numId w:val="4"/>
      </w:numPr>
      <w:spacing w:after="140"/>
    </w:pPr>
    <w:rPr>
      <w:kern w:val="28"/>
    </w:rPr>
  </w:style>
  <w:style w:type="paragraph" w:styleId="Date">
    <w:name w:val="Date"/>
    <w:basedOn w:val="Normal"/>
    <w:next w:val="Normal"/>
    <w:link w:val="DateChar"/>
    <w:qFormat/>
    <w:rsid w:val="00DE4DE8"/>
    <w:pPr>
      <w:spacing w:before="280" w:after="320" w:line="320" w:lineRule="exact"/>
      <w:jc w:val="center"/>
    </w:pPr>
    <w:rPr>
      <w:i/>
      <w:kern w:val="28"/>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ind w:left="-1800"/>
      <w:jc w:val="center"/>
    </w:pPr>
    <w:rPr>
      <w:rFonts w:ascii="Arial" w:eastAsiaTheme="majorEastAsia" w:hAnsi="Arial"/>
      <w:kern w:val="28"/>
    </w:rPr>
  </w:style>
  <w:style w:type="paragraph" w:customStyle="1" w:styleId="Byline">
    <w:name w:val="Byline"/>
    <w:basedOn w:val="Normal"/>
    <w:qFormat/>
    <w:rsid w:val="009F7B29"/>
    <w:pPr>
      <w:spacing w:after="140"/>
      <w:jc w:val="center"/>
    </w:pPr>
    <w:rPr>
      <w:i/>
      <w:kern w:val="28"/>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6"/>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rPr>
      <w:kern w:val="28"/>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rPr>
      <w:kern w:val="28"/>
    </w:rPr>
  </w:style>
  <w:style w:type="paragraph" w:styleId="NoSpacing">
    <w:name w:val="No Spacing"/>
    <w:basedOn w:val="Normal"/>
    <w:link w:val="NoSpacingChar"/>
    <w:uiPriority w:val="1"/>
    <w:qFormat/>
    <w:locked/>
    <w:rsid w:val="00570B99"/>
    <w:rPr>
      <w:rFonts w:ascii="Calibri" w:hAnsi="Calibri"/>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rPr>
      <w:kern w:val="28"/>
    </w:r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kern w:val="28"/>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customStyle="1" w:styleId="apple-converted-space">
    <w:name w:val="apple-converted-space"/>
    <w:basedOn w:val="DefaultParagraphFont"/>
    <w:rsid w:val="003737BA"/>
  </w:style>
  <w:style w:type="paragraph" w:styleId="NormalWeb">
    <w:name w:val="Normal (Web)"/>
    <w:basedOn w:val="Normal"/>
    <w:uiPriority w:val="99"/>
    <w:unhideWhenUsed/>
    <w:locked/>
    <w:rsid w:val="001C5E5C"/>
    <w:pPr>
      <w:spacing w:before="100" w:beforeAutospacing="1" w:after="100" w:afterAutospacing="1"/>
    </w:pPr>
  </w:style>
  <w:style w:type="character" w:styleId="Strong">
    <w:name w:val="Strong"/>
    <w:basedOn w:val="DefaultParagraphFont"/>
    <w:uiPriority w:val="22"/>
    <w:qFormat/>
    <w:locked/>
    <w:rsid w:val="001C5E5C"/>
    <w:rPr>
      <w:b/>
      <w:bCs/>
    </w:rPr>
  </w:style>
  <w:style w:type="paragraph" w:styleId="HTMLPreformatted">
    <w:name w:val="HTML Preformatted"/>
    <w:basedOn w:val="Normal"/>
    <w:link w:val="HTMLPreformattedChar"/>
    <w:uiPriority w:val="99"/>
    <w:semiHidden/>
    <w:unhideWhenUsed/>
    <w:locked/>
    <w:rsid w:val="00EA7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DB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63450650">
      <w:bodyDiv w:val="1"/>
      <w:marLeft w:val="0"/>
      <w:marRight w:val="0"/>
      <w:marTop w:val="0"/>
      <w:marBottom w:val="0"/>
      <w:divBdr>
        <w:top w:val="none" w:sz="0" w:space="0" w:color="auto"/>
        <w:left w:val="none" w:sz="0" w:space="0" w:color="auto"/>
        <w:bottom w:val="none" w:sz="0" w:space="0" w:color="auto"/>
        <w:right w:val="none" w:sz="0" w:space="0" w:color="auto"/>
      </w:divBdr>
    </w:div>
    <w:div w:id="236944667">
      <w:bodyDiv w:val="1"/>
      <w:marLeft w:val="0"/>
      <w:marRight w:val="0"/>
      <w:marTop w:val="0"/>
      <w:marBottom w:val="0"/>
      <w:divBdr>
        <w:top w:val="none" w:sz="0" w:space="0" w:color="auto"/>
        <w:left w:val="none" w:sz="0" w:space="0" w:color="auto"/>
        <w:bottom w:val="none" w:sz="0" w:space="0" w:color="auto"/>
        <w:right w:val="none" w:sz="0" w:space="0" w:color="auto"/>
      </w:divBdr>
    </w:div>
    <w:div w:id="247159860">
      <w:bodyDiv w:val="1"/>
      <w:marLeft w:val="0"/>
      <w:marRight w:val="0"/>
      <w:marTop w:val="0"/>
      <w:marBottom w:val="0"/>
      <w:divBdr>
        <w:top w:val="none" w:sz="0" w:space="0" w:color="auto"/>
        <w:left w:val="none" w:sz="0" w:space="0" w:color="auto"/>
        <w:bottom w:val="none" w:sz="0" w:space="0" w:color="auto"/>
        <w:right w:val="none" w:sz="0" w:space="0" w:color="auto"/>
      </w:divBdr>
      <w:divsChild>
        <w:div w:id="516119705">
          <w:marLeft w:val="0"/>
          <w:marRight w:val="0"/>
          <w:marTop w:val="0"/>
          <w:marBottom w:val="0"/>
          <w:divBdr>
            <w:top w:val="none" w:sz="0" w:space="0" w:color="auto"/>
            <w:left w:val="none" w:sz="0" w:space="0" w:color="auto"/>
            <w:bottom w:val="none" w:sz="0" w:space="0" w:color="auto"/>
            <w:right w:val="none" w:sz="0" w:space="0" w:color="auto"/>
          </w:divBdr>
        </w:div>
      </w:divsChild>
    </w:div>
    <w:div w:id="477653057">
      <w:bodyDiv w:val="1"/>
      <w:marLeft w:val="0"/>
      <w:marRight w:val="0"/>
      <w:marTop w:val="0"/>
      <w:marBottom w:val="0"/>
      <w:divBdr>
        <w:top w:val="none" w:sz="0" w:space="0" w:color="auto"/>
        <w:left w:val="none" w:sz="0" w:space="0" w:color="auto"/>
        <w:bottom w:val="none" w:sz="0" w:space="0" w:color="auto"/>
        <w:right w:val="none" w:sz="0" w:space="0" w:color="auto"/>
      </w:divBdr>
    </w:div>
    <w:div w:id="510527835">
      <w:bodyDiv w:val="1"/>
      <w:marLeft w:val="0"/>
      <w:marRight w:val="0"/>
      <w:marTop w:val="0"/>
      <w:marBottom w:val="0"/>
      <w:divBdr>
        <w:top w:val="none" w:sz="0" w:space="0" w:color="auto"/>
        <w:left w:val="none" w:sz="0" w:space="0" w:color="auto"/>
        <w:bottom w:val="none" w:sz="0" w:space="0" w:color="auto"/>
        <w:right w:val="none" w:sz="0" w:space="0" w:color="auto"/>
      </w:divBdr>
    </w:div>
    <w:div w:id="63093939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17774790">
      <w:bodyDiv w:val="1"/>
      <w:marLeft w:val="0"/>
      <w:marRight w:val="0"/>
      <w:marTop w:val="0"/>
      <w:marBottom w:val="0"/>
      <w:divBdr>
        <w:top w:val="none" w:sz="0" w:space="0" w:color="auto"/>
        <w:left w:val="none" w:sz="0" w:space="0" w:color="auto"/>
        <w:bottom w:val="none" w:sz="0" w:space="0" w:color="auto"/>
        <w:right w:val="none" w:sz="0" w:space="0" w:color="auto"/>
      </w:divBdr>
    </w:div>
    <w:div w:id="1023702889">
      <w:bodyDiv w:val="1"/>
      <w:marLeft w:val="0"/>
      <w:marRight w:val="0"/>
      <w:marTop w:val="0"/>
      <w:marBottom w:val="0"/>
      <w:divBdr>
        <w:top w:val="none" w:sz="0" w:space="0" w:color="auto"/>
        <w:left w:val="none" w:sz="0" w:space="0" w:color="auto"/>
        <w:bottom w:val="none" w:sz="0" w:space="0" w:color="auto"/>
        <w:right w:val="none" w:sz="0" w:space="0" w:color="auto"/>
      </w:divBdr>
    </w:div>
    <w:div w:id="1133136820">
      <w:bodyDiv w:val="1"/>
      <w:marLeft w:val="0"/>
      <w:marRight w:val="0"/>
      <w:marTop w:val="0"/>
      <w:marBottom w:val="0"/>
      <w:divBdr>
        <w:top w:val="none" w:sz="0" w:space="0" w:color="auto"/>
        <w:left w:val="none" w:sz="0" w:space="0" w:color="auto"/>
        <w:bottom w:val="none" w:sz="0" w:space="0" w:color="auto"/>
        <w:right w:val="none" w:sz="0" w:space="0" w:color="auto"/>
      </w:divBdr>
    </w:div>
    <w:div w:id="124494938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41604706">
      <w:bodyDiv w:val="1"/>
      <w:marLeft w:val="0"/>
      <w:marRight w:val="0"/>
      <w:marTop w:val="0"/>
      <w:marBottom w:val="0"/>
      <w:divBdr>
        <w:top w:val="none" w:sz="0" w:space="0" w:color="auto"/>
        <w:left w:val="none" w:sz="0" w:space="0" w:color="auto"/>
        <w:bottom w:val="none" w:sz="0" w:space="0" w:color="auto"/>
        <w:right w:val="none" w:sz="0" w:space="0" w:color="auto"/>
      </w:divBdr>
    </w:div>
    <w:div w:id="1453396936">
      <w:bodyDiv w:val="1"/>
      <w:marLeft w:val="0"/>
      <w:marRight w:val="0"/>
      <w:marTop w:val="0"/>
      <w:marBottom w:val="0"/>
      <w:divBdr>
        <w:top w:val="none" w:sz="0" w:space="0" w:color="auto"/>
        <w:left w:val="none" w:sz="0" w:space="0" w:color="auto"/>
        <w:bottom w:val="none" w:sz="0" w:space="0" w:color="auto"/>
        <w:right w:val="none" w:sz="0" w:space="0" w:color="auto"/>
      </w:divBdr>
    </w:div>
    <w:div w:id="1465582995">
      <w:bodyDiv w:val="1"/>
      <w:marLeft w:val="0"/>
      <w:marRight w:val="0"/>
      <w:marTop w:val="0"/>
      <w:marBottom w:val="0"/>
      <w:divBdr>
        <w:top w:val="none" w:sz="0" w:space="0" w:color="auto"/>
        <w:left w:val="none" w:sz="0" w:space="0" w:color="auto"/>
        <w:bottom w:val="none" w:sz="0" w:space="0" w:color="auto"/>
        <w:right w:val="none" w:sz="0" w:space="0" w:color="auto"/>
      </w:divBdr>
    </w:div>
    <w:div w:id="1504467122">
      <w:bodyDiv w:val="1"/>
      <w:marLeft w:val="0"/>
      <w:marRight w:val="0"/>
      <w:marTop w:val="0"/>
      <w:marBottom w:val="0"/>
      <w:divBdr>
        <w:top w:val="none" w:sz="0" w:space="0" w:color="auto"/>
        <w:left w:val="none" w:sz="0" w:space="0" w:color="auto"/>
        <w:bottom w:val="none" w:sz="0" w:space="0" w:color="auto"/>
        <w:right w:val="none" w:sz="0" w:space="0" w:color="auto"/>
      </w:divBdr>
    </w:div>
    <w:div w:id="1628393273">
      <w:bodyDiv w:val="1"/>
      <w:marLeft w:val="0"/>
      <w:marRight w:val="0"/>
      <w:marTop w:val="0"/>
      <w:marBottom w:val="0"/>
      <w:divBdr>
        <w:top w:val="none" w:sz="0" w:space="0" w:color="auto"/>
        <w:left w:val="none" w:sz="0" w:space="0" w:color="auto"/>
        <w:bottom w:val="none" w:sz="0" w:space="0" w:color="auto"/>
        <w:right w:val="none" w:sz="0" w:space="0" w:color="auto"/>
      </w:divBdr>
    </w:div>
    <w:div w:id="1909803494">
      <w:bodyDiv w:val="1"/>
      <w:marLeft w:val="0"/>
      <w:marRight w:val="0"/>
      <w:marTop w:val="0"/>
      <w:marBottom w:val="0"/>
      <w:divBdr>
        <w:top w:val="none" w:sz="0" w:space="0" w:color="auto"/>
        <w:left w:val="none" w:sz="0" w:space="0" w:color="auto"/>
        <w:bottom w:val="none" w:sz="0" w:space="0" w:color="auto"/>
        <w:right w:val="none" w:sz="0" w:space="0" w:color="auto"/>
      </w:divBdr>
    </w:div>
    <w:div w:id="2003004036">
      <w:bodyDiv w:val="1"/>
      <w:marLeft w:val="0"/>
      <w:marRight w:val="0"/>
      <w:marTop w:val="0"/>
      <w:marBottom w:val="0"/>
      <w:divBdr>
        <w:top w:val="none" w:sz="0" w:space="0" w:color="auto"/>
        <w:left w:val="none" w:sz="0" w:space="0" w:color="auto"/>
        <w:bottom w:val="none" w:sz="0" w:space="0" w:color="auto"/>
        <w:right w:val="none" w:sz="0" w:space="0" w:color="auto"/>
      </w:divBdr>
    </w:div>
    <w:div w:id="2038039754">
      <w:bodyDiv w:val="1"/>
      <w:marLeft w:val="0"/>
      <w:marRight w:val="0"/>
      <w:marTop w:val="0"/>
      <w:marBottom w:val="0"/>
      <w:divBdr>
        <w:top w:val="none" w:sz="0" w:space="0" w:color="auto"/>
        <w:left w:val="none" w:sz="0" w:space="0" w:color="auto"/>
        <w:bottom w:val="none" w:sz="0" w:space="0" w:color="auto"/>
        <w:right w:val="none" w:sz="0" w:space="0" w:color="auto"/>
      </w:divBdr>
    </w:div>
    <w:div w:id="212792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alpha-docs-aws.amazon.com/awsstyleguide/latest/styleguide/safenames.html" TargetMode="External"/><Relationship Id="rId1" Type="http://schemas.openxmlformats.org/officeDocument/2006/relationships/hyperlink" Target="https://technet.microsoft.com/en-us/library/hh994562.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aws.amazon.com/quickstart/" TargetMode="External"/><Relationship Id="rId18" Type="http://schemas.openxmlformats.org/officeDocument/2006/relationships/hyperlink" Target="https://console.aws.amazon.com/cloudformation/home?region=us-west-2" TargetMode="External"/><Relationship Id="rId26" Type="http://schemas.openxmlformats.org/officeDocument/2006/relationships/hyperlink" Target="http://aws.amazon.com" TargetMode="External"/><Relationship Id="rId39" Type="http://schemas.openxmlformats.org/officeDocument/2006/relationships/image" Target="media/image7.tiff"/><Relationship Id="rId21" Type="http://schemas.openxmlformats.org/officeDocument/2006/relationships/hyperlink" Target="https://en.wikipedia.org/wiki/GNU_General_Public_License" TargetMode="External"/><Relationship Id="rId34" Type="http://schemas.openxmlformats.org/officeDocument/2006/relationships/hyperlink" Target="https://s3.amazonaws.com/quickstart-reference/ansible/latest/templates/Ansible-Tower-QuickStart.template" TargetMode="External"/><Relationship Id="rId42" Type="http://schemas.openxmlformats.org/officeDocument/2006/relationships/image" Target="media/image10.tiff"/><Relationship Id="rId47" Type="http://schemas.openxmlformats.org/officeDocument/2006/relationships/image" Target="media/image15.png"/><Relationship Id="rId50" Type="http://schemas.openxmlformats.org/officeDocument/2006/relationships/image" Target="media/image18.tiff"/><Relationship Id="rId55" Type="http://schemas.openxmlformats.org/officeDocument/2006/relationships/image" Target="media/image23.tiff"/><Relationship Id="rId63" Type="http://schemas.openxmlformats.org/officeDocument/2006/relationships/hyperlink" Target="http://aws.amazon.com/documentation/ec2/" TargetMode="External"/><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onsole.aws.amazon.com/cloudformation/home?region=us-west-2#/stacks/new?stackName=AnsibleTower&amp;templateURL=https:%2F%2Fs3.amazonaws.com%2Fquickstart-reference%2Fansible%2Flatest%2Ftemplates%2FAnsible-Tower-QuickStart.template" TargetMode="External"/><Relationship Id="rId29" Type="http://schemas.openxmlformats.org/officeDocument/2006/relationships/hyperlink" Target="http://docs.aws.amazon.com/AWSEC2/latest/UserGuide/ec2-key-pairs.html" TargetMode="External"/><Relationship Id="rId11" Type="http://schemas.openxmlformats.org/officeDocument/2006/relationships/image" Target="media/image1.png"/><Relationship Id="rId24" Type="http://schemas.openxmlformats.org/officeDocument/2006/relationships/hyperlink" Target="http://aws.amazon.com/documentation/vpc/" TargetMode="External"/><Relationship Id="rId32" Type="http://schemas.openxmlformats.org/officeDocument/2006/relationships/hyperlink" Target="http://docs.aws.amazon.com/AWSEC2/latest/UserGuide/ec2-resource-limits.html" TargetMode="External"/><Relationship Id="rId37" Type="http://schemas.openxmlformats.org/officeDocument/2006/relationships/hyperlink" Target="https://docs.aws.amazon.com/AWSCloudFormation/latest/UserGuide/cfn-console-add-tags.html" TargetMode="External"/><Relationship Id="rId40" Type="http://schemas.openxmlformats.org/officeDocument/2006/relationships/image" Target="media/image8.tiff"/><Relationship Id="rId45" Type="http://schemas.openxmlformats.org/officeDocument/2006/relationships/image" Target="media/image13.tiff"/><Relationship Id="rId53" Type="http://schemas.openxmlformats.org/officeDocument/2006/relationships/image" Target="media/image21.tiff"/><Relationship Id="rId58" Type="http://schemas.openxmlformats.org/officeDocument/2006/relationships/image" Target="media/image26.tiff"/><Relationship Id="rId66" Type="http://schemas.openxmlformats.org/officeDocument/2006/relationships/hyperlink" Target="http://docs.ansible.com/ansible-tower/2.2.0/html/userguide/" TargetMode="Externa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http://docs.aws.amazon.com/gettingstarted/latest/awsgsg-intro/intro.html" TargetMode="External"/><Relationship Id="rId28" Type="http://schemas.openxmlformats.org/officeDocument/2006/relationships/image" Target="media/image3.png"/><Relationship Id="rId36" Type="http://schemas.openxmlformats.org/officeDocument/2006/relationships/hyperlink" Target="https://docs.aws.amazon.com/AWSCloudFormation/latest/UserGuide/aws-properties-resource-tags.html" TargetMode="External"/><Relationship Id="rId49" Type="http://schemas.openxmlformats.org/officeDocument/2006/relationships/image" Target="media/image17.tiff"/><Relationship Id="rId57" Type="http://schemas.openxmlformats.org/officeDocument/2006/relationships/image" Target="media/image25.tiff"/><Relationship Id="rId61" Type="http://schemas.openxmlformats.org/officeDocument/2006/relationships/hyperlink" Target="http://docs.aws.amazon.com/AWSCloudFormation/latest/UserGuide/troubleshooting.html" TargetMode="External"/><Relationship Id="rId10" Type="http://schemas.openxmlformats.org/officeDocument/2006/relationships/endnotes" Target="endnotes.xml"/><Relationship Id="rId19" Type="http://schemas.openxmlformats.org/officeDocument/2006/relationships/hyperlink" Target="https://s3.amazonaws.com/quickstart-reference/ansible/latest/templates/Ansible-Tower-QuickStart.template" TargetMode="External"/><Relationship Id="rId31" Type="http://schemas.openxmlformats.org/officeDocument/2006/relationships/hyperlink" Target="https://console.aws.amazon.com/support/home" TargetMode="External"/><Relationship Id="rId44" Type="http://schemas.openxmlformats.org/officeDocument/2006/relationships/image" Target="media/image12.tiff"/><Relationship Id="rId52" Type="http://schemas.openxmlformats.org/officeDocument/2006/relationships/image" Target="media/image20.tiff"/><Relationship Id="rId60" Type="http://schemas.openxmlformats.org/officeDocument/2006/relationships/image" Target="media/image28.tiff"/><Relationship Id="rId65" Type="http://schemas.openxmlformats.org/officeDocument/2006/relationships/hyperlink" Target="http://aws.amazon.com/documentation/vpc/"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2.png"/><Relationship Id="rId27" Type="http://schemas.openxmlformats.org/officeDocument/2006/relationships/hyperlink" Target="http://docs.aws.amazon.com/AWSEC2/latest/UserGuide/using-regions-availability-zones.html" TargetMode="External"/><Relationship Id="rId30" Type="http://schemas.openxmlformats.org/officeDocument/2006/relationships/image" Target="media/image4.png"/><Relationship Id="rId35" Type="http://schemas.openxmlformats.org/officeDocument/2006/relationships/hyperlink" Target="https://s3.amazonaws.com/quickstart-reference/ansible/latest/templates/Ansible-Tower-QuickStart.template" TargetMode="External"/><Relationship Id="rId43" Type="http://schemas.openxmlformats.org/officeDocument/2006/relationships/image" Target="media/image11.tiff"/><Relationship Id="rId48" Type="http://schemas.openxmlformats.org/officeDocument/2006/relationships/image" Target="media/image16.png"/><Relationship Id="rId56" Type="http://schemas.openxmlformats.org/officeDocument/2006/relationships/image" Target="media/image24.tiff"/><Relationship Id="rId64" Type="http://schemas.openxmlformats.org/officeDocument/2006/relationships/hyperlink" Target="http://aws.amazon.com/documentation/cloudformation/"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19.tiff"/><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http://aws.amazon.com/cloudformation/" TargetMode="External"/><Relationship Id="rId17" Type="http://schemas.openxmlformats.org/officeDocument/2006/relationships/hyperlink" Target="https://s3.amazonaws.com/quickstart-reference/ansible/latest/templates/Ansible-Tower-QuickStart.template" TargetMode="External"/><Relationship Id="rId25" Type="http://schemas.openxmlformats.org/officeDocument/2006/relationships/hyperlink" Target="http://aws.amazon.com/documentation/ec2/" TargetMode="External"/><Relationship Id="rId33" Type="http://schemas.openxmlformats.org/officeDocument/2006/relationships/image" Target="media/image5.png"/><Relationship Id="rId38" Type="http://schemas.openxmlformats.org/officeDocument/2006/relationships/image" Target="media/image6.tiff"/><Relationship Id="rId46" Type="http://schemas.openxmlformats.org/officeDocument/2006/relationships/image" Target="media/image14.tiff"/><Relationship Id="rId59" Type="http://schemas.openxmlformats.org/officeDocument/2006/relationships/image" Target="media/image27.tiff"/><Relationship Id="rId67" Type="http://schemas.openxmlformats.org/officeDocument/2006/relationships/hyperlink" Target="https://forums.aws.amazon.com/forum.jspa?forumID=178" TargetMode="External"/><Relationship Id="rId20" Type="http://schemas.openxmlformats.org/officeDocument/2006/relationships/hyperlink" Target="http://calculator.s3.amazonaws.com/index.html" TargetMode="External"/><Relationship Id="rId41" Type="http://schemas.openxmlformats.org/officeDocument/2006/relationships/image" Target="media/image9.png"/><Relationship Id="rId54" Type="http://schemas.openxmlformats.org/officeDocument/2006/relationships/image" Target="media/image22.tiff"/><Relationship Id="rId62" Type="http://schemas.openxmlformats.org/officeDocument/2006/relationships/hyperlink" Target="https://console.aws.amazon.com/support/"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9655A6CD-3C6D-418C-A93F-0D90479A0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31</Pages>
  <Words>4417</Words>
  <Characters>25183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29541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Selamoglu, Handan</cp:lastModifiedBy>
  <cp:revision>5</cp:revision>
  <cp:lastPrinted>2015-01-26T22:39:00Z</cp:lastPrinted>
  <dcterms:created xsi:type="dcterms:W3CDTF">2016-04-12T01:07:00Z</dcterms:created>
  <dcterms:modified xsi:type="dcterms:W3CDTF">2016-04-12T16:39:00Z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